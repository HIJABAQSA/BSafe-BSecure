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right="90"/>
        <w:rPr/>
      </w:pPr>
      <w:r w:rsidDel="00000000" w:rsidR="00000000" w:rsidRPr="00000000">
        <w:rPr>
          <w:rtl w:val="0"/>
        </w:rPr>
      </w:r>
    </w:p>
    <w:tbl>
      <w:tblPr>
        <w:tblStyle w:val="Table1"/>
        <w:tblW w:w="8850.0" w:type="dxa"/>
        <w:jc w:val="center"/>
        <w:tblLayout w:type="fixed"/>
        <w:tblLook w:val="0000"/>
      </w:tblPr>
      <w:tblGrid>
        <w:gridCol w:w="8850"/>
        <w:tblGridChange w:id="0">
          <w:tblGrid>
            <w:gridCol w:w="8850"/>
          </w:tblGrid>
        </w:tblGridChange>
      </w:tblGrid>
      <w:tr>
        <w:trPr>
          <w:cantSplit w:val="0"/>
          <w:trHeight w:val="12085" w:hRule="atLeast"/>
          <w:tblHeader w:val="0"/>
        </w:trPr>
        <w:tc>
          <w:tcPr/>
          <w:p w:rsidR="00000000" w:rsidDel="00000000" w:rsidP="00000000" w:rsidRDefault="00000000" w:rsidRPr="00000000" w14:paraId="00000002">
            <w:pPr>
              <w:pStyle w:val="Title"/>
              <w:pBdr>
                <w:bottom w:color="000000" w:space="1" w:sz="4" w:val="single"/>
              </w:pBdr>
              <w:rPr>
                <w:rFonts w:ascii="Verdana" w:cs="Verdana" w:eastAsia="Verdana" w:hAnsi="Verdana"/>
              </w:rPr>
            </w:pPr>
            <w:r w:rsidDel="00000000" w:rsidR="00000000" w:rsidRPr="00000000">
              <w:rPr>
                <w:rtl w:val="0"/>
              </w:rPr>
            </w:r>
          </w:p>
          <w:p w:rsidR="00000000" w:rsidDel="00000000" w:rsidP="00000000" w:rsidRDefault="00000000" w:rsidRPr="00000000" w14:paraId="00000003">
            <w:pPr>
              <w:pStyle w:val="Title"/>
              <w:pBdr>
                <w:bottom w:color="000000" w:space="1" w:sz="4" w:val="single"/>
              </w:pBdr>
              <w:rPr>
                <w:rFonts w:ascii="Verdana" w:cs="Verdana" w:eastAsia="Verdana" w:hAnsi="Verdana"/>
              </w:rPr>
            </w:pPr>
            <w:r w:rsidDel="00000000" w:rsidR="00000000" w:rsidRPr="00000000">
              <w:rPr>
                <w:rFonts w:ascii="Verdana" w:cs="Verdana" w:eastAsia="Verdana" w:hAnsi="Verdana"/>
                <w:sz w:val="36"/>
                <w:szCs w:val="36"/>
                <w:rtl w:val="0"/>
              </w:rPr>
              <w:t xml:space="preserve">Functional Specifications Document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Black" w:cs="Merriweather Black" w:eastAsia="Merriweather Black" w:hAnsi="Merriweather Black"/>
                <w:i w:val="0"/>
                <w:smallCaps w:val="0"/>
                <w:strike w:val="0"/>
                <w:color w:val="000000"/>
                <w:sz w:val="32"/>
                <w:szCs w:val="32"/>
                <w:u w:val="none"/>
                <w:shd w:fill="auto" w:val="clear"/>
                <w:vertAlign w:val="baseline"/>
              </w:rPr>
            </w:pPr>
            <w:r w:rsidDel="00000000" w:rsidR="00000000" w:rsidRPr="00000000">
              <w:rPr>
                <w:rFonts w:ascii="Merriweather Black" w:cs="Merriweather Black" w:eastAsia="Merriweather Black" w:hAnsi="Merriweather Black"/>
                <w:i w:val="0"/>
                <w:smallCaps w:val="0"/>
                <w:strike w:val="0"/>
                <w:color w:val="000000"/>
                <w:sz w:val="32"/>
                <w:szCs w:val="32"/>
                <w:u w:val="none"/>
                <w:shd w:fill="auto" w:val="clear"/>
                <w:vertAlign w:val="baseline"/>
                <w:rtl w:val="0"/>
              </w:rPr>
              <w:t xml:space="preserve">&lt;B</w:t>
            </w:r>
            <w:r w:rsidDel="00000000" w:rsidR="00000000" w:rsidRPr="00000000">
              <w:rPr>
                <w:rFonts w:ascii="Merriweather Black" w:cs="Merriweather Black" w:eastAsia="Merriweather Black" w:hAnsi="Merriweather Black"/>
                <w:sz w:val="32"/>
                <w:szCs w:val="32"/>
                <w:rtl w:val="0"/>
              </w:rPr>
              <w:t xml:space="preserve">’</w:t>
            </w:r>
            <w:r w:rsidDel="00000000" w:rsidR="00000000" w:rsidRPr="00000000">
              <w:rPr>
                <w:rFonts w:ascii="Merriweather Black" w:cs="Merriweather Black" w:eastAsia="Merriweather Black" w:hAnsi="Merriweather Black"/>
                <w:i w:val="0"/>
                <w:smallCaps w:val="0"/>
                <w:strike w:val="0"/>
                <w:color w:val="000000"/>
                <w:sz w:val="32"/>
                <w:szCs w:val="32"/>
                <w:u w:val="none"/>
                <w:shd w:fill="auto" w:val="clear"/>
                <w:vertAlign w:val="baseline"/>
                <w:rtl w:val="0"/>
              </w:rPr>
              <w:t xml:space="preserve">SAFE B</w:t>
            </w:r>
            <w:r w:rsidDel="00000000" w:rsidR="00000000" w:rsidRPr="00000000">
              <w:rPr>
                <w:rFonts w:ascii="Merriweather Black" w:cs="Merriweather Black" w:eastAsia="Merriweather Black" w:hAnsi="Merriweather Black"/>
                <w:sz w:val="32"/>
                <w:szCs w:val="32"/>
                <w:rtl w:val="0"/>
              </w:rPr>
              <w:t xml:space="preserve">’</w:t>
            </w:r>
            <w:r w:rsidDel="00000000" w:rsidR="00000000" w:rsidRPr="00000000">
              <w:rPr>
                <w:rFonts w:ascii="Merriweather Black" w:cs="Merriweather Black" w:eastAsia="Merriweather Black" w:hAnsi="Merriweather Black"/>
                <w:i w:val="0"/>
                <w:smallCaps w:val="0"/>
                <w:strike w:val="0"/>
                <w:color w:val="000000"/>
                <w:sz w:val="32"/>
                <w:szCs w:val="32"/>
                <w:u w:val="none"/>
                <w:shd w:fill="auto" w:val="clear"/>
                <w:vertAlign w:val="baseline"/>
                <w:rtl w:val="0"/>
              </w:rPr>
              <w:t xml:space="preserve">SECURE&gt;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jc w:val="center"/>
              <w:rPr>
                <w:rFonts w:ascii="Arial Black" w:cs="Arial Black" w:eastAsia="Arial Black" w:hAnsi="Arial Black"/>
              </w:rPr>
            </w:pPr>
            <w:r w:rsidDel="00000000" w:rsidR="00000000" w:rsidRPr="00000000">
              <w:rPr>
                <w:rtl w:val="0"/>
              </w:rPr>
            </w:r>
          </w:p>
          <w:p w:rsidR="00000000" w:rsidDel="00000000" w:rsidP="00000000" w:rsidRDefault="00000000" w:rsidRPr="00000000" w14:paraId="0000000A">
            <w:pPr>
              <w:rPr>
                <w:rFonts w:ascii="Arial Black" w:cs="Arial Black" w:eastAsia="Arial Black" w:hAnsi="Arial Black"/>
              </w:rPr>
            </w:pPr>
            <w:r w:rsidDel="00000000" w:rsidR="00000000" w:rsidRPr="00000000">
              <w:rPr>
                <w:rFonts w:ascii="Arial Black" w:cs="Arial Black" w:eastAsia="Arial Black" w:hAnsi="Arial Black"/>
                <w:rtl w:val="0"/>
              </w:rPr>
              <w:t xml:space="preserve">Project Manager:</w:t>
            </w:r>
          </w:p>
          <w:p w:rsidR="00000000" w:rsidDel="00000000" w:rsidP="00000000" w:rsidRDefault="00000000" w:rsidRPr="00000000" w14:paraId="0000000B">
            <w:pPr>
              <w:rPr>
                <w:rFonts w:ascii="Arial" w:cs="Arial" w:eastAsia="Arial" w:hAnsi="Arial"/>
                <w:b w:val="1"/>
                <w:sz w:val="36"/>
                <w:szCs w:val="36"/>
              </w:rPr>
            </w:pPr>
            <w:r w:rsidDel="00000000" w:rsidR="00000000" w:rsidRPr="00000000">
              <w:rPr>
                <w:rFonts w:ascii="Arial Black" w:cs="Arial Black" w:eastAsia="Arial Black" w:hAnsi="Arial Black"/>
                <w:rtl w:val="0"/>
              </w:rPr>
              <w:t xml:space="preserve">                                  PROF. SAAD RAZZAQ</w:t>
            </w:r>
            <w:r w:rsidDel="00000000" w:rsidR="00000000" w:rsidRPr="00000000">
              <w:rPr>
                <w:rtl w:val="0"/>
              </w:rPr>
            </w:r>
          </w:p>
          <w:p w:rsidR="00000000" w:rsidDel="00000000" w:rsidP="00000000" w:rsidRDefault="00000000" w:rsidRPr="00000000" w14:paraId="0000000C">
            <w:pPr>
              <w:jc w:val="center"/>
              <w:rPr>
                <w:rFonts w:ascii="Arial Black" w:cs="Arial Black" w:eastAsia="Arial Black" w:hAnsi="Arial Black"/>
              </w:rPr>
            </w:pPr>
            <w:r w:rsidDel="00000000" w:rsidR="00000000" w:rsidRPr="00000000">
              <w:rPr>
                <w:rtl w:val="0"/>
              </w:rPr>
            </w:r>
          </w:p>
          <w:p w:rsidR="00000000" w:rsidDel="00000000" w:rsidP="00000000" w:rsidRDefault="00000000" w:rsidRPr="00000000" w14:paraId="0000000D">
            <w:pPr>
              <w:rPr>
                <w:rFonts w:ascii="Arial Black" w:cs="Arial Black" w:eastAsia="Arial Black" w:hAnsi="Arial Black"/>
              </w:rPr>
            </w:pPr>
            <w:r w:rsidDel="00000000" w:rsidR="00000000" w:rsidRPr="00000000">
              <w:rPr>
                <w:rFonts w:ascii="Arial Black" w:cs="Arial Black" w:eastAsia="Arial Black" w:hAnsi="Arial Black"/>
                <w:rtl w:val="0"/>
              </w:rPr>
              <w:t xml:space="preserve">Project Team:</w:t>
            </w:r>
          </w:p>
          <w:p w:rsidR="00000000" w:rsidDel="00000000" w:rsidP="00000000" w:rsidRDefault="00000000" w:rsidRPr="00000000" w14:paraId="0000000E">
            <w:pPr>
              <w:jc w:val="center"/>
              <w:rPr>
                <w:rFonts w:ascii="Arial Black" w:cs="Arial Black" w:eastAsia="Arial Black" w:hAnsi="Arial Black"/>
              </w:rPr>
            </w:pPr>
            <w:r w:rsidDel="00000000" w:rsidR="00000000" w:rsidRPr="00000000">
              <w:rPr>
                <w:rtl w:val="0"/>
              </w:rPr>
            </w:r>
          </w:p>
          <w:tbl>
            <w:tblPr>
              <w:tblStyle w:val="Table2"/>
              <w:tblW w:w="8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3.3333333333335"/>
              <w:gridCol w:w="2883.3333333333335"/>
              <w:gridCol w:w="2883.3333333333335"/>
              <w:tblGridChange w:id="0">
                <w:tblGrid>
                  <w:gridCol w:w="2883.3333333333335"/>
                  <w:gridCol w:w="2883.3333333333335"/>
                  <w:gridCol w:w="2883.3333333333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F">
                  <w:pPr>
                    <w:jc w:val="center"/>
                    <w:rPr>
                      <w:rFonts w:ascii="Arial" w:cs="Arial" w:eastAsia="Arial" w:hAnsi="Arial"/>
                      <w:b w:val="1"/>
                      <w:sz w:val="36"/>
                      <w:szCs w:val="36"/>
                    </w:rPr>
                  </w:pPr>
                  <w:r w:rsidDel="00000000" w:rsidR="00000000" w:rsidRPr="00000000">
                    <w:rPr>
                      <w:rFonts w:ascii="Arial Black" w:cs="Arial Black" w:eastAsia="Arial Black" w:hAnsi="Arial Black"/>
                      <w:b w:val="1"/>
                      <w:rtl w:val="0"/>
                    </w:rPr>
                    <w:t xml:space="preserve">ROLL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0">
                  <w:pPr>
                    <w:jc w:val="center"/>
                    <w:rPr>
                      <w:rFonts w:ascii="Arial" w:cs="Arial" w:eastAsia="Arial" w:hAnsi="Arial"/>
                      <w:b w:val="1"/>
                      <w:sz w:val="36"/>
                      <w:szCs w:val="36"/>
                    </w:rPr>
                  </w:pPr>
                  <w:r w:rsidDel="00000000" w:rsidR="00000000" w:rsidRPr="00000000">
                    <w:rPr>
                      <w:rFonts w:ascii="Arial Black" w:cs="Arial Black" w:eastAsia="Arial Black" w:hAnsi="Arial Black"/>
                      <w:b w:val="1"/>
                      <w:rtl w:val="0"/>
                    </w:rPr>
                    <w:t xml:space="preserve">STUDENT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1">
                  <w:pPr>
                    <w:jc w:val="center"/>
                    <w:rPr>
                      <w:rFonts w:ascii="Arial" w:cs="Arial" w:eastAsia="Arial" w:hAnsi="Arial"/>
                      <w:b w:val="1"/>
                      <w:sz w:val="36"/>
                      <w:szCs w:val="36"/>
                    </w:rPr>
                  </w:pPr>
                  <w:r w:rsidDel="00000000" w:rsidR="00000000" w:rsidRPr="00000000">
                    <w:rPr>
                      <w:rFonts w:ascii="Arial Black" w:cs="Arial Black" w:eastAsia="Arial Black" w:hAnsi="Arial Black"/>
                      <w:b w:val="1"/>
                      <w:rtl w:val="0"/>
                    </w:rPr>
                    <w:t xml:space="preserve">TEAM ROLE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top"/>
                </w:tcPr>
                <w:p w:rsidR="00000000" w:rsidDel="00000000" w:rsidP="00000000" w:rsidRDefault="00000000" w:rsidRPr="00000000" w14:paraId="00000012">
                  <w:pPr>
                    <w:jc w:val="center"/>
                    <w:rPr>
                      <w:rFonts w:ascii="Arial" w:cs="Arial" w:eastAsia="Arial" w:hAnsi="Arial"/>
                      <w:b w:val="1"/>
                      <w:sz w:val="36"/>
                      <w:szCs w:val="36"/>
                    </w:rPr>
                  </w:pPr>
                  <w:r w:rsidDel="00000000" w:rsidR="00000000" w:rsidRPr="00000000">
                    <w:rPr>
                      <w:rFonts w:ascii="Arial" w:cs="Arial" w:eastAsia="Arial" w:hAnsi="Arial"/>
                      <w:color w:val="404040"/>
                      <w:rtl w:val="0"/>
                    </w:rPr>
                    <w:t xml:space="preserve">BCSF18E023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top"/>
                </w:tcPr>
                <w:p w:rsidR="00000000" w:rsidDel="00000000" w:rsidP="00000000" w:rsidRDefault="00000000" w:rsidRPr="00000000" w14:paraId="00000013">
                  <w:pPr>
                    <w:jc w:val="center"/>
                    <w:rPr>
                      <w:rFonts w:ascii="Arial" w:cs="Arial" w:eastAsia="Arial" w:hAnsi="Arial"/>
                      <w:b w:val="1"/>
                      <w:sz w:val="36"/>
                      <w:szCs w:val="36"/>
                    </w:rPr>
                  </w:pPr>
                  <w:r w:rsidDel="00000000" w:rsidR="00000000" w:rsidRPr="00000000">
                    <w:rPr>
                      <w:rFonts w:ascii="Arial" w:cs="Arial" w:eastAsia="Arial" w:hAnsi="Arial"/>
                      <w:color w:val="404040"/>
                      <w:rtl w:val="0"/>
                    </w:rPr>
                    <w:t xml:space="preserve">HIJAB AQSA AKHTAR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top"/>
                </w:tcPr>
                <w:p w:rsidR="00000000" w:rsidDel="00000000" w:rsidP="00000000" w:rsidRDefault="00000000" w:rsidRPr="00000000" w14:paraId="00000014">
                  <w:pPr>
                    <w:jc w:val="center"/>
                    <w:rPr>
                      <w:rFonts w:ascii="Arial" w:cs="Arial" w:eastAsia="Arial" w:hAnsi="Arial"/>
                      <w:b w:val="1"/>
                      <w:sz w:val="36"/>
                      <w:szCs w:val="36"/>
                    </w:rPr>
                  </w:pPr>
                  <w:r w:rsidDel="00000000" w:rsidR="00000000" w:rsidRPr="00000000">
                    <w:rPr>
                      <w:rFonts w:ascii="Arial" w:cs="Arial" w:eastAsia="Arial" w:hAnsi="Arial"/>
                      <w:color w:val="404040"/>
                      <w:rtl w:val="0"/>
                    </w:rPr>
                    <w:t xml:space="preserve">TEAM LEADER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5">
                  <w:pPr>
                    <w:jc w:val="center"/>
                    <w:rPr>
                      <w:rFonts w:ascii="Arial" w:cs="Arial" w:eastAsia="Arial" w:hAnsi="Arial"/>
                      <w:b w:val="1"/>
                      <w:sz w:val="36"/>
                      <w:szCs w:val="36"/>
                    </w:rPr>
                  </w:pPr>
                  <w:r w:rsidDel="00000000" w:rsidR="00000000" w:rsidRPr="00000000">
                    <w:rPr>
                      <w:rFonts w:ascii="Arial" w:cs="Arial" w:eastAsia="Arial" w:hAnsi="Arial"/>
                      <w:color w:val="404040"/>
                      <w:rtl w:val="0"/>
                    </w:rPr>
                    <w:t xml:space="preserve">BCSF18E031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6">
                  <w:pPr>
                    <w:jc w:val="center"/>
                    <w:rPr>
                      <w:rFonts w:ascii="Arial" w:cs="Arial" w:eastAsia="Arial" w:hAnsi="Arial"/>
                      <w:b w:val="1"/>
                      <w:sz w:val="36"/>
                      <w:szCs w:val="36"/>
                    </w:rPr>
                  </w:pPr>
                  <w:r w:rsidDel="00000000" w:rsidR="00000000" w:rsidRPr="00000000">
                    <w:rPr>
                      <w:rFonts w:ascii="Arial" w:cs="Arial" w:eastAsia="Arial" w:hAnsi="Arial"/>
                      <w:color w:val="404040"/>
                      <w:rtl w:val="0"/>
                    </w:rPr>
                    <w:t xml:space="preserve">ISHA ISLAM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7">
                  <w:pPr>
                    <w:jc w:val="center"/>
                    <w:rPr>
                      <w:rFonts w:ascii="Arial" w:cs="Arial" w:eastAsia="Arial" w:hAnsi="Arial"/>
                      <w:b w:val="1"/>
                      <w:sz w:val="36"/>
                      <w:szCs w:val="36"/>
                    </w:rPr>
                  </w:pPr>
                  <w:r w:rsidDel="00000000" w:rsidR="00000000" w:rsidRPr="00000000">
                    <w:rPr>
                      <w:rFonts w:ascii="Arial" w:cs="Arial" w:eastAsia="Arial" w:hAnsi="Arial"/>
                      <w:color w:val="404040"/>
                      <w:rtl w:val="0"/>
                    </w:rPr>
                    <w:t xml:space="preserve">TEAM MEMBER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top"/>
                </w:tcPr>
                <w:p w:rsidR="00000000" w:rsidDel="00000000" w:rsidP="00000000" w:rsidRDefault="00000000" w:rsidRPr="00000000" w14:paraId="00000018">
                  <w:pPr>
                    <w:jc w:val="center"/>
                    <w:rPr>
                      <w:rFonts w:ascii="Arial" w:cs="Arial" w:eastAsia="Arial" w:hAnsi="Arial"/>
                      <w:b w:val="1"/>
                      <w:sz w:val="36"/>
                      <w:szCs w:val="36"/>
                    </w:rPr>
                  </w:pPr>
                  <w:r w:rsidDel="00000000" w:rsidR="00000000" w:rsidRPr="00000000">
                    <w:rPr>
                      <w:rFonts w:ascii="Arial" w:cs="Arial" w:eastAsia="Arial" w:hAnsi="Arial"/>
                      <w:color w:val="404040"/>
                      <w:rtl w:val="0"/>
                    </w:rPr>
                    <w:t xml:space="preserve">BCSF18E002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top"/>
                </w:tcPr>
                <w:p w:rsidR="00000000" w:rsidDel="00000000" w:rsidP="00000000" w:rsidRDefault="00000000" w:rsidRPr="00000000" w14:paraId="00000019">
                  <w:pPr>
                    <w:jc w:val="center"/>
                    <w:rPr>
                      <w:rFonts w:ascii="Arial" w:cs="Arial" w:eastAsia="Arial" w:hAnsi="Arial"/>
                      <w:b w:val="1"/>
                      <w:sz w:val="36"/>
                      <w:szCs w:val="36"/>
                    </w:rPr>
                  </w:pPr>
                  <w:r w:rsidDel="00000000" w:rsidR="00000000" w:rsidRPr="00000000">
                    <w:rPr>
                      <w:rFonts w:ascii="Arial" w:cs="Arial" w:eastAsia="Arial" w:hAnsi="Arial"/>
                      <w:color w:val="404040"/>
                      <w:rtl w:val="0"/>
                    </w:rPr>
                    <w:t xml:space="preserve">SAMEEN FATIMA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top"/>
                </w:tcPr>
                <w:p w:rsidR="00000000" w:rsidDel="00000000" w:rsidP="00000000" w:rsidRDefault="00000000" w:rsidRPr="00000000" w14:paraId="0000001A">
                  <w:pPr>
                    <w:jc w:val="center"/>
                    <w:rPr>
                      <w:rFonts w:ascii="Arial" w:cs="Arial" w:eastAsia="Arial" w:hAnsi="Arial"/>
                      <w:b w:val="1"/>
                      <w:sz w:val="36"/>
                      <w:szCs w:val="36"/>
                    </w:rPr>
                  </w:pPr>
                  <w:r w:rsidDel="00000000" w:rsidR="00000000" w:rsidRPr="00000000">
                    <w:rPr>
                      <w:rFonts w:ascii="Arial" w:cs="Arial" w:eastAsia="Arial" w:hAnsi="Arial"/>
                      <w:color w:val="404040"/>
                      <w:rtl w:val="0"/>
                    </w:rPr>
                    <w:t xml:space="preserve">TEAM MEMBER</w:t>
                  </w:r>
                  <w:r w:rsidDel="00000000" w:rsidR="00000000" w:rsidRPr="00000000">
                    <w:rPr>
                      <w:rtl w:val="0"/>
                    </w:rPr>
                  </w:r>
                </w:p>
              </w:tc>
            </w:tr>
          </w:tbl>
          <w:p w:rsidR="00000000" w:rsidDel="00000000" w:rsidP="00000000" w:rsidRDefault="00000000" w:rsidRPr="00000000" w14:paraId="0000001B">
            <w:pPr>
              <w:jc w:val="center"/>
              <w:rPr>
                <w:rFonts w:ascii="Arial Black" w:cs="Arial Black" w:eastAsia="Arial Black" w:hAnsi="Arial Black"/>
              </w:rPr>
            </w:pPr>
            <w:r w:rsidDel="00000000" w:rsidR="00000000" w:rsidRPr="00000000">
              <w:rPr>
                <w:rtl w:val="0"/>
              </w:rPr>
            </w:r>
          </w:p>
          <w:p w:rsidR="00000000" w:rsidDel="00000000" w:rsidP="00000000" w:rsidRDefault="00000000" w:rsidRPr="00000000" w14:paraId="0000001C">
            <w:pPr>
              <w:jc w:val="center"/>
              <w:rPr>
                <w:rFonts w:ascii="Arial Black" w:cs="Arial Black" w:eastAsia="Arial Black" w:hAnsi="Arial Black"/>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Black" w:cs="Arial Black" w:eastAsia="Arial Black" w:hAnsi="Arial Black"/>
                <w:rtl w:val="0"/>
              </w:rPr>
              <w:t xml:space="preserve">Submission Date: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sz w:val="36"/>
                <w:szCs w:val="36"/>
              </w:rPr>
            </w:pPr>
            <w:r w:rsidDel="00000000" w:rsidR="00000000" w:rsidRPr="00000000">
              <w:rPr>
                <w:rFonts w:ascii="Arial" w:cs="Arial" w:eastAsia="Arial" w:hAnsi="Arial"/>
                <w:b w:val="1"/>
                <w:sz w:val="28"/>
                <w:szCs w:val="28"/>
                <w:rtl w:val="0"/>
              </w:rPr>
              <w:t xml:space="preserve">                                 </w:t>
            </w:r>
            <w:r w:rsidDel="00000000" w:rsidR="00000000" w:rsidRPr="00000000">
              <w:rPr>
                <w:rFonts w:ascii="Arial Black" w:cs="Arial Black" w:eastAsia="Arial Black" w:hAnsi="Arial Black"/>
                <w:rtl w:val="0"/>
              </w:rPr>
              <w:t xml:space="preserve">2</w:t>
            </w:r>
            <w:r w:rsidDel="00000000" w:rsidR="00000000" w:rsidRPr="00000000">
              <w:rPr>
                <w:rFonts w:ascii="Arial Black" w:cs="Arial Black" w:eastAsia="Arial Black" w:hAnsi="Arial Black"/>
                <w:vertAlign w:val="superscript"/>
                <w:rtl w:val="0"/>
              </w:rPr>
              <w:t xml:space="preserve">nd</w:t>
            </w:r>
            <w:r w:rsidDel="00000000" w:rsidR="00000000" w:rsidRPr="00000000">
              <w:rPr>
                <w:rFonts w:ascii="Arial Black" w:cs="Arial Black" w:eastAsia="Arial Black" w:hAnsi="Arial Black"/>
                <w:rtl w:val="0"/>
              </w:rPr>
              <w:t xml:space="preserve"> JANUARY, 2022</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3"/>
              <w:jc w:val="right"/>
              <w:rPr/>
            </w:pPr>
            <w:r w:rsidDel="00000000" w:rsidR="00000000" w:rsidRPr="00000000">
              <w:rPr>
                <w:rtl w:val="0"/>
              </w:rPr>
              <w:t xml:space="preserve">                               _____________________    </w:t>
            </w:r>
          </w:p>
          <w:p w:rsidR="00000000" w:rsidDel="00000000" w:rsidP="00000000" w:rsidRDefault="00000000" w:rsidRPr="00000000" w14:paraId="00000029">
            <w:pPr>
              <w:pStyle w:val="Heading3"/>
              <w:ind w:left="-90" w:firstLine="0"/>
              <w:jc w:val="right"/>
              <w:rPr/>
            </w:pPr>
            <w:r w:rsidDel="00000000" w:rsidR="00000000" w:rsidRPr="00000000">
              <w:rPr>
                <w:sz w:val="20"/>
                <w:szCs w:val="20"/>
                <w:rtl w:val="0"/>
              </w:rPr>
              <w:t xml:space="preserve">Project Manager’s Signature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2B">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C">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D">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E">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F">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30">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31">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32">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33">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sz w:val="32"/>
          <w:szCs w:val="32"/>
          <w:rtl w:val="0"/>
        </w:rPr>
        <w:t xml:space="preserve">Definition of Terms, Acronyms and Abbreviations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8370.0" w:type="dxa"/>
        <w:jc w:val="center"/>
        <w:tblLayout w:type="fixed"/>
        <w:tblLook w:val="0000"/>
      </w:tblPr>
      <w:tblGrid>
        <w:gridCol w:w="2340"/>
        <w:gridCol w:w="6030"/>
        <w:tblGridChange w:id="0">
          <w:tblGrid>
            <w:gridCol w:w="2340"/>
            <w:gridCol w:w="6030"/>
          </w:tblGrid>
        </w:tblGridChange>
      </w:tblGrid>
      <w:tr>
        <w:trPr>
          <w:cantSplit w:val="1"/>
          <w:tblHeader w:val="1"/>
        </w:trPr>
        <w:tc>
          <w:tcPr>
            <w:tcBorders>
              <w:top w:color="c0c0c0" w:space="0" w:sz="8" w:val="single"/>
              <w:left w:color="c0c0c0" w:space="0" w:sz="8" w:val="single"/>
              <w:bottom w:color="c0c0c0" w:space="0" w:sz="8" w:val="single"/>
              <w:right w:color="c0c0c0" w:space="0" w:sz="8" w:val="single"/>
            </w:tcBorders>
            <w:shd w:fill="8c8c8c"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ffffff"/>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ff"/>
                <w:sz w:val="16"/>
                <w:szCs w:val="16"/>
                <w:u w:val="none"/>
                <w:shd w:fill="auto" w:val="clear"/>
                <w:vertAlign w:val="baseline"/>
                <w:rtl w:val="0"/>
              </w:rPr>
              <w:t xml:space="preserve">Term</w:t>
            </w:r>
          </w:p>
        </w:tc>
        <w:tc>
          <w:tcPr>
            <w:tcBorders>
              <w:top w:color="c0c0c0" w:space="0" w:sz="8" w:val="single"/>
              <w:left w:color="c0c0c0" w:space="0" w:sz="8" w:val="single"/>
              <w:bottom w:color="c0c0c0" w:space="0" w:sz="8" w:val="single"/>
              <w:right w:color="c0c0c0" w:space="0" w:sz="8" w:val="single"/>
            </w:tcBorders>
            <w:shd w:fill="8c8c8c"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ffffff"/>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ff"/>
                <w:sz w:val="16"/>
                <w:szCs w:val="16"/>
                <w:u w:val="none"/>
                <w:shd w:fill="auto" w:val="clear"/>
                <w:vertAlign w:val="baseline"/>
                <w:rtl w:val="0"/>
              </w:rPr>
              <w:t xml:space="preserve">Description</w:t>
            </w:r>
          </w:p>
        </w:tc>
      </w:tr>
      <w:tr>
        <w:trPr>
          <w:cantSplit w:val="1"/>
          <w:tblHeader w:val="0"/>
        </w:trPr>
        <w:tc>
          <w:tcPr>
            <w:tcBorders>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ASP</w:t>
            </w:r>
          </w:p>
        </w:tc>
        <w:tc>
          <w:tcPr>
            <w:tcBorders>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Active Server Pages</w:t>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RS</w:t>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Requirements Specifications</w:t>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Bdr>
          <w:bottom w:color="000000" w:space="1" w:sz="12" w:val="single"/>
        </w:pBdr>
        <w:jc w:val="center"/>
        <w:rPr/>
      </w:pPr>
      <w:r w:rsidDel="00000000" w:rsidR="00000000" w:rsidRPr="00000000">
        <w:rPr>
          <w:rtl w:val="0"/>
        </w:rPr>
      </w:r>
    </w:p>
    <w:p w:rsidR="00000000" w:rsidDel="00000000" w:rsidP="00000000" w:rsidRDefault="00000000" w:rsidRPr="00000000" w14:paraId="0000004B">
      <w:pPr>
        <w:pBdr>
          <w:bottom w:color="000000" w:space="1" w:sz="12" w:val="single"/>
        </w:pBdr>
        <w:jc w:val="center"/>
        <w:rPr/>
      </w:pPr>
      <w:r w:rsidDel="00000000" w:rsidR="00000000" w:rsidRPr="00000000">
        <w:rPr>
          <w:rtl w:val="0"/>
        </w:rPr>
      </w:r>
    </w:p>
    <w:p w:rsidR="00000000" w:rsidDel="00000000" w:rsidP="00000000" w:rsidRDefault="00000000" w:rsidRPr="00000000" w14:paraId="0000004C">
      <w:pPr>
        <w:pBdr>
          <w:bottom w:color="000000" w:space="1" w:sz="12" w:val="single"/>
        </w:pBdr>
        <w:jc w:val="center"/>
        <w:rPr/>
      </w:pPr>
      <w:r w:rsidDel="00000000" w:rsidR="00000000" w:rsidRPr="00000000">
        <w:rPr>
          <w:rtl w:val="0"/>
        </w:rPr>
      </w:r>
    </w:p>
    <w:p w:rsidR="00000000" w:rsidDel="00000000" w:rsidP="00000000" w:rsidRDefault="00000000" w:rsidRPr="00000000" w14:paraId="0000004D">
      <w:pPr>
        <w:pBdr>
          <w:bottom w:color="000000" w:space="1" w:sz="12" w:val="single"/>
        </w:pBdr>
        <w:jc w:val="center"/>
        <w:rPr/>
      </w:pPr>
      <w:r w:rsidDel="00000000" w:rsidR="00000000" w:rsidRPr="00000000">
        <w:rPr>
          <w:rtl w:val="0"/>
        </w:rPr>
      </w:r>
    </w:p>
    <w:p w:rsidR="00000000" w:rsidDel="00000000" w:rsidP="00000000" w:rsidRDefault="00000000" w:rsidRPr="00000000" w14:paraId="0000004E">
      <w:pPr>
        <w:pBdr>
          <w:bottom w:color="000000" w:space="1" w:sz="12" w:val="single"/>
        </w:pBdr>
        <w:jc w:val="center"/>
        <w:rPr/>
      </w:pPr>
      <w:r w:rsidDel="00000000" w:rsidR="00000000" w:rsidRPr="00000000">
        <w:rPr>
          <w:rtl w:val="0"/>
        </w:rPr>
      </w:r>
    </w:p>
    <w:p w:rsidR="00000000" w:rsidDel="00000000" w:rsidP="00000000" w:rsidRDefault="00000000" w:rsidRPr="00000000" w14:paraId="0000004F">
      <w:pPr>
        <w:pBdr>
          <w:bottom w:color="000000" w:space="1" w:sz="12" w:val="single"/>
        </w:pBdr>
        <w:jc w:val="center"/>
        <w:rPr/>
      </w:pPr>
      <w:r w:rsidDel="00000000" w:rsidR="00000000" w:rsidRPr="00000000">
        <w:rPr>
          <w:rtl w:val="0"/>
        </w:rPr>
      </w:r>
    </w:p>
    <w:p w:rsidR="00000000" w:rsidDel="00000000" w:rsidP="00000000" w:rsidRDefault="00000000" w:rsidRPr="00000000" w14:paraId="00000050">
      <w:pPr>
        <w:pBdr>
          <w:bottom w:color="000000" w:space="1" w:sz="12" w:val="single"/>
        </w:pBdr>
        <w:jc w:val="center"/>
        <w:rPr/>
      </w:pPr>
      <w:r w:rsidDel="00000000" w:rsidR="00000000" w:rsidRPr="00000000">
        <w:rPr>
          <w:rtl w:val="0"/>
        </w:rPr>
      </w:r>
    </w:p>
    <w:p w:rsidR="00000000" w:rsidDel="00000000" w:rsidP="00000000" w:rsidRDefault="00000000" w:rsidRPr="00000000" w14:paraId="00000051">
      <w:pPr>
        <w:pBdr>
          <w:bottom w:color="000000" w:space="1" w:sz="12" w:val="single"/>
        </w:pBdr>
        <w:jc w:val="center"/>
        <w:rPr/>
      </w:pPr>
      <w:r w:rsidDel="00000000" w:rsidR="00000000" w:rsidRPr="00000000">
        <w:rPr>
          <w:rtl w:val="0"/>
        </w:rPr>
      </w:r>
    </w:p>
    <w:p w:rsidR="00000000" w:rsidDel="00000000" w:rsidP="00000000" w:rsidRDefault="00000000" w:rsidRPr="00000000" w14:paraId="00000052">
      <w:pPr>
        <w:pBdr>
          <w:bottom w:color="000000" w:space="1" w:sz="12" w:val="single"/>
        </w:pBdr>
        <w:jc w:val="center"/>
        <w:rPr/>
      </w:pPr>
      <w:r w:rsidDel="00000000" w:rsidR="00000000" w:rsidRPr="00000000">
        <w:rPr>
          <w:rtl w:val="0"/>
        </w:rPr>
      </w:r>
    </w:p>
    <w:p w:rsidR="00000000" w:rsidDel="00000000" w:rsidP="00000000" w:rsidRDefault="00000000" w:rsidRPr="00000000" w14:paraId="00000053">
      <w:pPr>
        <w:pBdr>
          <w:bottom w:color="000000" w:space="1" w:sz="12" w:val="single"/>
        </w:pBdr>
        <w:jc w:val="center"/>
        <w:rPr/>
      </w:pPr>
      <w:r w:rsidDel="00000000" w:rsidR="00000000" w:rsidRPr="00000000">
        <w:rPr>
          <w:rtl w:val="0"/>
        </w:rPr>
      </w:r>
    </w:p>
    <w:p w:rsidR="00000000" w:rsidDel="00000000" w:rsidP="00000000" w:rsidRDefault="00000000" w:rsidRPr="00000000" w14:paraId="00000054">
      <w:pPr>
        <w:pBdr>
          <w:bottom w:color="000000" w:space="1" w:sz="12" w:val="single"/>
        </w:pBdr>
        <w:jc w:val="center"/>
        <w:rPr/>
      </w:pPr>
      <w:r w:rsidDel="00000000" w:rsidR="00000000" w:rsidRPr="00000000">
        <w:rPr>
          <w:rtl w:val="0"/>
        </w:rPr>
      </w:r>
    </w:p>
    <w:p w:rsidR="00000000" w:rsidDel="00000000" w:rsidP="00000000" w:rsidRDefault="00000000" w:rsidRPr="00000000" w14:paraId="00000055">
      <w:pPr>
        <w:pBdr>
          <w:bottom w:color="000000" w:space="1" w:sz="12" w:val="single"/>
        </w:pBdr>
        <w:jc w:val="center"/>
        <w:rPr/>
      </w:pPr>
      <w:r w:rsidDel="00000000" w:rsidR="00000000" w:rsidRPr="00000000">
        <w:rPr>
          <w:rtl w:val="0"/>
        </w:rPr>
      </w:r>
    </w:p>
    <w:p w:rsidR="00000000" w:rsidDel="00000000" w:rsidP="00000000" w:rsidRDefault="00000000" w:rsidRPr="00000000" w14:paraId="00000056">
      <w:pPr>
        <w:pBdr>
          <w:bottom w:color="000000" w:space="1" w:sz="12" w:val="single"/>
        </w:pBdr>
        <w:jc w:val="center"/>
        <w:rPr/>
      </w:pPr>
      <w:r w:rsidDel="00000000" w:rsidR="00000000" w:rsidRPr="00000000">
        <w:rPr>
          <w:rtl w:val="0"/>
        </w:rPr>
      </w:r>
    </w:p>
    <w:p w:rsidR="00000000" w:rsidDel="00000000" w:rsidP="00000000" w:rsidRDefault="00000000" w:rsidRPr="00000000" w14:paraId="00000057">
      <w:pPr>
        <w:pBdr>
          <w:bottom w:color="000000" w:space="1" w:sz="12" w:val="single"/>
        </w:pBdr>
        <w:jc w:val="center"/>
        <w:rPr/>
      </w:pPr>
      <w:r w:rsidDel="00000000" w:rsidR="00000000" w:rsidRPr="00000000">
        <w:rPr>
          <w:rtl w:val="0"/>
        </w:rPr>
      </w:r>
    </w:p>
    <w:p w:rsidR="00000000" w:rsidDel="00000000" w:rsidP="00000000" w:rsidRDefault="00000000" w:rsidRPr="00000000" w14:paraId="00000058">
      <w:pPr>
        <w:pBdr>
          <w:bottom w:color="000000" w:space="1" w:sz="12" w:val="single"/>
        </w:pBdr>
        <w:jc w:val="center"/>
        <w:rPr/>
      </w:pPr>
      <w:r w:rsidDel="00000000" w:rsidR="00000000" w:rsidRPr="00000000">
        <w:rPr>
          <w:rtl w:val="0"/>
        </w:rPr>
      </w:r>
    </w:p>
    <w:p w:rsidR="00000000" w:rsidDel="00000000" w:rsidP="00000000" w:rsidRDefault="00000000" w:rsidRPr="00000000" w14:paraId="00000059">
      <w:pPr>
        <w:pBdr>
          <w:bottom w:color="000000" w:space="1" w:sz="12" w:val="single"/>
        </w:pBdr>
        <w:jc w:val="center"/>
        <w:rPr/>
      </w:pPr>
      <w:r w:rsidDel="00000000" w:rsidR="00000000" w:rsidRPr="00000000">
        <w:rPr>
          <w:rtl w:val="0"/>
        </w:rPr>
      </w:r>
    </w:p>
    <w:p w:rsidR="00000000" w:rsidDel="00000000" w:rsidP="00000000" w:rsidRDefault="00000000" w:rsidRPr="00000000" w14:paraId="0000005A">
      <w:pPr>
        <w:pBdr>
          <w:bottom w:color="000000" w:space="1" w:sz="12" w:val="single"/>
        </w:pBdr>
        <w:jc w:val="center"/>
        <w:rPr/>
      </w:pPr>
      <w:r w:rsidDel="00000000" w:rsidR="00000000" w:rsidRPr="00000000">
        <w:rPr>
          <w:rtl w:val="0"/>
        </w:rPr>
      </w:r>
    </w:p>
    <w:p w:rsidR="00000000" w:rsidDel="00000000" w:rsidP="00000000" w:rsidRDefault="00000000" w:rsidRPr="00000000" w14:paraId="0000005B">
      <w:pPr>
        <w:pBdr>
          <w:bottom w:color="000000" w:space="1" w:sz="12" w:val="single"/>
        </w:pBdr>
        <w:jc w:val="center"/>
        <w:rPr/>
      </w:pPr>
      <w:r w:rsidDel="00000000" w:rsidR="00000000" w:rsidRPr="00000000">
        <w:rPr>
          <w:rtl w:val="0"/>
        </w:rPr>
      </w:r>
    </w:p>
    <w:p w:rsidR="00000000" w:rsidDel="00000000" w:rsidP="00000000" w:rsidRDefault="00000000" w:rsidRPr="00000000" w14:paraId="0000005C">
      <w:pPr>
        <w:pBdr>
          <w:bottom w:color="000000" w:space="1" w:sz="12" w:val="single"/>
        </w:pBdr>
        <w:jc w:val="center"/>
        <w:rPr/>
      </w:pPr>
      <w:r w:rsidDel="00000000" w:rsidR="00000000" w:rsidRPr="00000000">
        <w:rPr>
          <w:rtl w:val="0"/>
        </w:rPr>
      </w:r>
    </w:p>
    <w:p w:rsidR="00000000" w:rsidDel="00000000" w:rsidP="00000000" w:rsidRDefault="00000000" w:rsidRPr="00000000" w14:paraId="0000005D">
      <w:pPr>
        <w:pBdr>
          <w:bottom w:color="000000" w:space="1" w:sz="12" w:val="single"/>
        </w:pBdr>
        <w:jc w:val="center"/>
        <w:rPr/>
      </w:pPr>
      <w:r w:rsidDel="00000000" w:rsidR="00000000" w:rsidRPr="00000000">
        <w:rPr>
          <w:rtl w:val="0"/>
        </w:rPr>
      </w:r>
    </w:p>
    <w:p w:rsidR="00000000" w:rsidDel="00000000" w:rsidP="00000000" w:rsidRDefault="00000000" w:rsidRPr="00000000" w14:paraId="0000005E">
      <w:pPr>
        <w:pBdr>
          <w:bottom w:color="000000" w:space="1" w:sz="12" w:val="single"/>
        </w:pBdr>
        <w:jc w:val="center"/>
        <w:rPr/>
      </w:pPr>
      <w:r w:rsidDel="00000000" w:rsidR="00000000" w:rsidRPr="00000000">
        <w:rPr>
          <w:rtl w:val="0"/>
        </w:rPr>
      </w:r>
    </w:p>
    <w:p w:rsidR="00000000" w:rsidDel="00000000" w:rsidP="00000000" w:rsidRDefault="00000000" w:rsidRPr="00000000" w14:paraId="0000005F">
      <w:pPr>
        <w:pBdr>
          <w:bottom w:color="000000" w:space="1" w:sz="12" w:val="single"/>
        </w:pBdr>
        <w:jc w:val="center"/>
        <w:rPr/>
      </w:pPr>
      <w:r w:rsidDel="00000000" w:rsidR="00000000" w:rsidRPr="00000000">
        <w:rPr>
          <w:rtl w:val="0"/>
        </w:rPr>
      </w:r>
    </w:p>
    <w:p w:rsidR="00000000" w:rsidDel="00000000" w:rsidP="00000000" w:rsidRDefault="00000000" w:rsidRPr="00000000" w14:paraId="00000060">
      <w:pPr>
        <w:pBdr>
          <w:bottom w:color="000000" w:space="1" w:sz="12" w:val="single"/>
        </w:pBdr>
        <w:jc w:val="center"/>
        <w:rPr/>
      </w:pPr>
      <w:r w:rsidDel="00000000" w:rsidR="00000000" w:rsidRPr="00000000">
        <w:rPr>
          <w:rtl w:val="0"/>
        </w:rPr>
      </w:r>
    </w:p>
    <w:p w:rsidR="00000000" w:rsidDel="00000000" w:rsidP="00000000" w:rsidRDefault="00000000" w:rsidRPr="00000000" w14:paraId="00000061">
      <w:pPr>
        <w:pBdr>
          <w:bottom w:color="000000" w:space="1" w:sz="12" w:val="single"/>
        </w:pBdr>
        <w:jc w:val="left"/>
        <w:rPr/>
      </w:pPr>
      <w:r w:rsidDel="00000000" w:rsidR="00000000" w:rsidRPr="00000000">
        <w:rPr>
          <w:rtl w:val="0"/>
        </w:rPr>
      </w:r>
    </w:p>
    <w:p w:rsidR="00000000" w:rsidDel="00000000" w:rsidP="00000000" w:rsidRDefault="00000000" w:rsidRPr="00000000" w14:paraId="00000062">
      <w:pPr>
        <w:jc w:val="center"/>
        <w:rPr>
          <w:b w:val="1"/>
          <w:color w:val="202124"/>
          <w:sz w:val="32"/>
          <w:szCs w:val="32"/>
          <w:u w:val="single"/>
        </w:rPr>
      </w:pPr>
      <w:r w:rsidDel="00000000" w:rsidR="00000000" w:rsidRPr="00000000">
        <w:rPr>
          <w:b w:val="1"/>
          <w:color w:val="202124"/>
          <w:sz w:val="32"/>
          <w:szCs w:val="32"/>
          <w:u w:val="single"/>
          <w:rtl w:val="0"/>
        </w:rPr>
        <w:t xml:space="preserve">TABLE OF CONTENT</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2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0"/>
          <w:bookmarkEnd w:id="0"/>
          <w:r w:rsidDel="00000000" w:rsidR="00000000" w:rsidRPr="00000000">
            <w:fldChar w:fldCharType="begin"/>
            <w:instrText xml:space="preserve"> TOC \h \u \z </w:instrText>
            <w:fldChar w:fldCharType="separate"/>
          </w:r>
          <w:hyperlink w:anchor="_heading=h.3znysh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hyperlink>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40"/>
              <w:tab w:val="right" w:pos="9340"/>
              <w:tab w:val="left" w:pos="1200"/>
            </w:tabs>
            <w:spacing w:after="0" w:before="0" w:line="240" w:lineRule="auto"/>
            <w:ind w:left="72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w:t>
            </w:r>
          </w:hyperlink>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Purpose of Document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40"/>
              <w:tab w:val="right" w:pos="9340"/>
              <w:tab w:val="left" w:pos="1200"/>
            </w:tabs>
            <w:spacing w:after="0" w:before="0" w:line="240" w:lineRule="auto"/>
            <w:ind w:left="72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w:t>
            </w:r>
          </w:hyperlink>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Project Overview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40"/>
              <w:tab w:val="right" w:pos="9340"/>
              <w:tab w:val="left" w:pos="1200"/>
            </w:tabs>
            <w:spacing w:after="0" w:before="0" w:line="240" w:lineRule="auto"/>
            <w:ind w:left="72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w:t>
            </w:r>
          </w:hyperlink>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Scope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2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hyperlink>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Functional Requirements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2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hyperlink>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Non-functional Requirements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40"/>
              <w:tab w:val="right" w:pos="9340"/>
              <w:tab w:val="left" w:pos="1200"/>
            </w:tabs>
            <w:spacing w:after="0" w:before="0" w:line="240" w:lineRule="auto"/>
            <w:ind w:left="72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w:t>
            </w:r>
          </w:hyperlink>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Performance Requirements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40"/>
              <w:tab w:val="right" w:pos="9340"/>
              <w:tab w:val="left" w:pos="1200"/>
            </w:tabs>
            <w:spacing w:after="0" w:before="0" w:line="240" w:lineRule="auto"/>
            <w:ind w:left="72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w:t>
            </w:r>
          </w:hyperlink>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Safety Requirements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40"/>
              <w:tab w:val="right" w:pos="9340"/>
              <w:tab w:val="left" w:pos="1200"/>
            </w:tabs>
            <w:spacing w:after="0" w:before="0" w:line="240" w:lineRule="auto"/>
            <w:ind w:left="72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w:t>
            </w:r>
          </w:hyperlink>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Security Requirements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40"/>
              <w:tab w:val="right" w:pos="9340"/>
              <w:tab w:val="left" w:pos="1200"/>
            </w:tabs>
            <w:spacing w:after="0" w:before="0" w:line="240" w:lineRule="auto"/>
            <w:ind w:left="72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3.4</w:t>
            </w:r>
          </w:hyperlink>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User Documentation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2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hyperlink>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Assumptions and Dependencies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2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hyperlink>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 Architecture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2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hyperlink>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 Cases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40"/>
              <w:tab w:val="right" w:pos="9340"/>
              <w:tab w:val="left" w:pos="1200"/>
            </w:tabs>
            <w:spacing w:after="0" w:before="0" w:line="240" w:lineRule="auto"/>
            <w:ind w:left="72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6.1</w:t>
            </w:r>
          </w:hyperlink>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Case Diagrams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40"/>
              <w:tab w:val="right" w:pos="9340"/>
              <w:tab w:val="left" w:pos="1200"/>
            </w:tabs>
            <w:spacing w:after="0" w:before="0" w:line="240" w:lineRule="auto"/>
            <w:ind w:left="72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6.2</w:t>
            </w:r>
          </w:hyperlink>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Case Description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2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hyperlink>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Graphical User Interfaces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2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hyperlink>
          <w:hyperlink w:anchor="_heading=h.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 Level Design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40"/>
              <w:tab w:val="right" w:pos="9340"/>
              <w:tab w:val="left" w:pos="1200"/>
            </w:tabs>
            <w:spacing w:after="0" w:before="0" w:line="240" w:lineRule="auto"/>
            <w:ind w:left="72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8.1</w:t>
            </w:r>
          </w:hyperlink>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ER Diagram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40"/>
              <w:tab w:val="right" w:pos="9340"/>
              <w:tab w:val="left" w:pos="1200"/>
            </w:tabs>
            <w:spacing w:after="0" w:before="0" w:line="240" w:lineRule="auto"/>
            <w:ind w:left="72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8.2</w:t>
            </w:r>
          </w:hyperlink>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Dictionary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40"/>
              <w:tab w:val="right" w:pos="9340"/>
            </w:tabs>
            <w:spacing w:after="0" w:before="0" w:line="240" w:lineRule="auto"/>
            <w:ind w:left="720" w:right="0" w:hanging="240"/>
            <w:jc w:val="left"/>
            <w:rPr>
              <w:rFonts w:ascii="Times New Roman" w:cs="Times New Roman" w:eastAsia="Times New Roman" w:hAnsi="Times New Roman"/>
              <w:b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smallCaps w:val="0"/>
                <w:strike w:val="0"/>
                <w:color w:val="000000"/>
                <w:sz w:val="20"/>
                <w:szCs w:val="20"/>
                <w:u w:val="none"/>
                <w:shd w:fill="auto" w:val="clear"/>
                <w:vertAlign w:val="baseline"/>
                <w:rtl w:val="0"/>
              </w:rPr>
              <w:t xml:space="preserve">8.2.1</w:t>
            </w:r>
          </w:hyperlink>
          <w:hyperlink w:anchor="_heading=h.3as4poj">
            <w:r w:rsidDel="00000000" w:rsidR="00000000" w:rsidRPr="00000000">
              <w:rPr>
                <w:sz w:val="22"/>
                <w:szCs w:val="22"/>
                <w:rtl w:val="0"/>
              </w:rPr>
              <w:t xml:space="preserve">     </w:t>
            </w:r>
          </w:hyperlink>
          <w:hyperlink w:anchor="_heading=h.3as4poj">
            <w:r w:rsidDel="00000000" w:rsidR="00000000" w:rsidRPr="00000000">
              <w:rPr>
                <w:rFonts w:ascii="Arial" w:cs="Arial" w:eastAsia="Arial" w:hAnsi="Arial"/>
                <w:b w:val="0"/>
                <w:smallCaps w:val="0"/>
                <w:strike w:val="0"/>
                <w:color w:val="000000"/>
                <w:sz w:val="20"/>
                <w:szCs w:val="20"/>
                <w:u w:val="none"/>
                <w:shd w:fill="auto" w:val="clear"/>
                <w:vertAlign w:val="baseline"/>
                <w:rtl w:val="0"/>
              </w:rPr>
              <w:t xml:space="preserve">Data 1</w:t>
            </w:r>
          </w:hyperlink>
          <w:hyperlink w:anchor="_heading=h.3as4poj">
            <w:r w:rsidDel="00000000" w:rsidR="00000000" w:rsidRPr="00000000">
              <w:rPr>
                <w:rFonts w:ascii="Times New Roman" w:cs="Times New Roman" w:eastAsia="Times New Roman" w:hAnsi="Times New Roman"/>
                <w:b w:val="0"/>
                <w:smallCaps w:val="0"/>
                <w:strike w:val="0"/>
                <w:color w:val="000000"/>
                <w:sz w:val="18"/>
                <w:szCs w:val="1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40"/>
              <w:tab w:val="right" w:pos="9340"/>
            </w:tabs>
            <w:spacing w:after="0" w:before="0" w:line="240" w:lineRule="auto"/>
            <w:ind w:left="720" w:right="0" w:hanging="240"/>
            <w:jc w:val="left"/>
            <w:rPr>
              <w:rFonts w:ascii="Times New Roman" w:cs="Times New Roman" w:eastAsia="Times New Roman" w:hAnsi="Times New Roman"/>
              <w:b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smallCaps w:val="0"/>
                <w:strike w:val="0"/>
                <w:color w:val="000000"/>
                <w:sz w:val="20"/>
                <w:szCs w:val="20"/>
                <w:u w:val="none"/>
                <w:shd w:fill="auto" w:val="clear"/>
                <w:vertAlign w:val="baseline"/>
                <w:rtl w:val="0"/>
              </w:rPr>
              <w:t xml:space="preserve">8.2.2</w:t>
            </w:r>
          </w:hyperlink>
          <w:hyperlink w:anchor="_heading=h.1pxezwc">
            <w:r w:rsidDel="00000000" w:rsidR="00000000" w:rsidRPr="00000000">
              <w:rPr>
                <w:sz w:val="22"/>
                <w:szCs w:val="22"/>
                <w:rtl w:val="0"/>
              </w:rPr>
              <w:t xml:space="preserve">     </w:t>
            </w:r>
          </w:hyperlink>
          <w:hyperlink w:anchor="_heading=h.1pxezwc">
            <w:r w:rsidDel="00000000" w:rsidR="00000000" w:rsidRPr="00000000">
              <w:rPr>
                <w:rFonts w:ascii="Arial" w:cs="Arial" w:eastAsia="Arial" w:hAnsi="Arial"/>
                <w:b w:val="0"/>
                <w:smallCaps w:val="0"/>
                <w:strike w:val="0"/>
                <w:color w:val="000000"/>
                <w:sz w:val="20"/>
                <w:szCs w:val="20"/>
                <w:u w:val="none"/>
                <w:shd w:fill="auto" w:val="clear"/>
                <w:vertAlign w:val="baseline"/>
                <w:rtl w:val="0"/>
              </w:rPr>
              <w:t xml:space="preserve">Data 2</w:t>
            </w:r>
          </w:hyperlink>
          <w:hyperlink w:anchor="_heading=h.1pxezwc">
            <w:r w:rsidDel="00000000" w:rsidR="00000000" w:rsidRPr="00000000">
              <w:rPr>
                <w:rFonts w:ascii="Times New Roman" w:cs="Times New Roman" w:eastAsia="Times New Roman" w:hAnsi="Times New Roman"/>
                <w:b w:val="0"/>
                <w:smallCaps w:val="0"/>
                <w:strike w:val="0"/>
                <w:color w:val="000000"/>
                <w:sz w:val="18"/>
                <w:szCs w:val="1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440"/>
              <w:tab w:val="right" w:pos="9340"/>
            </w:tabs>
            <w:spacing w:after="0" w:before="0" w:line="240" w:lineRule="auto"/>
            <w:ind w:left="720"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9x2ik5">
            <w:r w:rsidDel="00000000" w:rsidR="00000000" w:rsidRPr="00000000">
              <w:rPr>
                <w:rFonts w:ascii="Arial" w:cs="Arial" w:eastAsia="Arial" w:hAnsi="Arial"/>
                <w:b w:val="0"/>
                <w:smallCaps w:val="0"/>
                <w:strike w:val="0"/>
                <w:color w:val="000000"/>
                <w:sz w:val="20"/>
                <w:szCs w:val="20"/>
                <w:u w:val="none"/>
                <w:shd w:fill="auto" w:val="clear"/>
                <w:vertAlign w:val="baseline"/>
                <w:rtl w:val="0"/>
              </w:rPr>
              <w:t xml:space="preserve">8.2.3</w:t>
            </w:r>
          </w:hyperlink>
          <w:hyperlink w:anchor="_heading=h.49x2ik5">
            <w:r w:rsidDel="00000000" w:rsidR="00000000" w:rsidRPr="00000000">
              <w:rPr>
                <w:sz w:val="22"/>
                <w:szCs w:val="22"/>
                <w:rtl w:val="0"/>
              </w:rPr>
              <w:t xml:space="preserve">     </w:t>
            </w:r>
          </w:hyperlink>
          <w:hyperlink w:anchor="_heading=h.49x2ik5">
            <w:r w:rsidDel="00000000" w:rsidR="00000000" w:rsidRPr="00000000">
              <w:rPr>
                <w:rFonts w:ascii="Arial" w:cs="Arial" w:eastAsia="Arial" w:hAnsi="Arial"/>
                <w:b w:val="0"/>
                <w:smallCaps w:val="0"/>
                <w:strike w:val="0"/>
                <w:color w:val="000000"/>
                <w:sz w:val="20"/>
                <w:szCs w:val="20"/>
                <w:u w:val="none"/>
                <w:shd w:fill="auto" w:val="clear"/>
                <w:vertAlign w:val="baseline"/>
                <w:rtl w:val="0"/>
              </w:rPr>
              <w:t xml:space="preserve">Data n</w:t>
            </w:r>
          </w:hyperlink>
          <w:hyperlink w:anchor="_heading=h.49x2ik5">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2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hyperlink>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Requirements Traceability Matrix</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2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hyperlink>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Risk Analysis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2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hyperlink>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Cost Estimation Sheet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2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nxbz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hyperlink>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2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hyperlink>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Appendices</w:t>
            <w:tab/>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1fob9te" w:id="1"/>
      <w:bookmarkEnd w:id="1"/>
      <w:sdt>
        <w:sdtPr>
          <w:tag w:val="goog_rdk_1"/>
        </w:sdtPr>
        <w:sdtContent>
          <w:ins w:author="Farrukh Saleem" w:id="0" w:date="2002-04-01T11:17:00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 1</w:t>
              <w:br w:type="textWrapping"/>
            </w:r>
          </w:ins>
        </w:sdtContent>
      </w:sdt>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1"/>
          <w:i w:val="0"/>
          <w:smallCaps w:val="0"/>
          <w:strike w:val="0"/>
          <w:color w:val="000000"/>
          <w:sz w:val="32"/>
          <w:szCs w:val="32"/>
          <w:shd w:fill="auto" w:val="clear"/>
          <w:vertAlign w:val="baseline"/>
        </w:rPr>
      </w:pPr>
      <w:bookmarkStart w:colFirst="0" w:colLast="0" w:name="_heading=h.3znysh7" w:id="2"/>
      <w:bookmarkEnd w:id="2"/>
      <w:r w:rsidDel="00000000" w:rsidR="00000000" w:rsidRPr="00000000">
        <w:rPr>
          <w:b w:val="1"/>
          <w:i w:val="0"/>
          <w:smallCaps w:val="0"/>
          <w:strike w:val="0"/>
          <w:color w:val="000000"/>
          <w:sz w:val="32"/>
          <w:szCs w:val="32"/>
          <w:u w:val="none"/>
          <w:shd w:fill="auto" w:val="clear"/>
          <w:vertAlign w:val="baseline"/>
          <w:rtl w:val="0"/>
        </w:rPr>
        <w:t xml:space="preserve">Introduction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89" w:right="0" w:hanging="380"/>
        <w:jc w:val="left"/>
        <w:rPr>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w:t>
      </w:r>
      <w:r w:rsidDel="00000000" w:rsidR="00000000" w:rsidRPr="00000000">
        <w:rPr>
          <w:b w:val="1"/>
          <w:i w:val="0"/>
          <w:smallCaps w:val="0"/>
          <w:strike w:val="0"/>
          <w:color w:val="000000"/>
          <w:sz w:val="28"/>
          <w:szCs w:val="28"/>
          <w:u w:val="none"/>
          <w:shd w:fill="auto" w:val="clear"/>
          <w:vertAlign w:val="baseline"/>
          <w:rtl w:val="0"/>
        </w:rPr>
        <w:t xml:space="preserve">1.1 Purpose of Document</w:t>
      </w:r>
      <w:r w:rsidDel="00000000" w:rsidR="00000000" w:rsidRPr="00000000">
        <w:rPr>
          <w:rtl w:val="0"/>
        </w:rPr>
      </w:r>
    </w:p>
    <w:p w:rsidR="00000000" w:rsidDel="00000000" w:rsidP="00000000" w:rsidRDefault="00000000" w:rsidRPr="00000000" w14:paraId="00000081">
      <w:pPr>
        <w:pStyle w:val="Heading2"/>
        <w:ind w:left="465" w:firstLine="0"/>
        <w:rPr>
          <w:rFonts w:ascii="Times New Roman" w:cs="Times New Roman" w:eastAsia="Times New Roman" w:hAnsi="Times New Roman"/>
          <w:color w:val="000000"/>
          <w:sz w:val="24"/>
          <w:szCs w:val="24"/>
        </w:rPr>
      </w:pPr>
      <w:bookmarkStart w:colFirst="0" w:colLast="0" w:name="_heading=h.2et92p0" w:id="3"/>
      <w:bookmarkEnd w:id="3"/>
      <w:r w:rsidDel="00000000" w:rsidR="00000000" w:rsidRPr="00000000">
        <w:rPr>
          <w:rFonts w:ascii="Times New Roman" w:cs="Times New Roman" w:eastAsia="Times New Roman" w:hAnsi="Times New Roman"/>
          <w:color w:val="000000"/>
          <w:sz w:val="24"/>
          <w:szCs w:val="24"/>
          <w:rtl w:val="0"/>
        </w:rPr>
        <w:t xml:space="preserve">The aim of this SRS document is to describe our project in detail and to provide a detailed overview of the system. It describes various interfaces of the product, its operations, hardware and software requirements and its functionality. This document also contains functional and non-functional requirements of the project and the constraints, assumptions and dependencies under which it must be developed. Functional requirements are represented in detail so we can easily understand the basic workflow and the activities that will help us in this document.</w:t>
      </w:r>
    </w:p>
    <w:p w:rsidR="00000000" w:rsidDel="00000000" w:rsidP="00000000" w:rsidRDefault="00000000" w:rsidRPr="00000000" w14:paraId="00000082">
      <w:pPr>
        <w:ind w:left="465" w:firstLine="0"/>
        <w:rPr/>
      </w:pPr>
      <w:r w:rsidDel="00000000" w:rsidR="00000000" w:rsidRPr="00000000">
        <w:rPr>
          <w:rtl w:val="0"/>
        </w:rPr>
        <w:t xml:space="preserve">The goal of this app will definitely work best for people who are in danger. This app will update your loved ones with your location and your status. Those people who use this app keep them safe from danger. This is a user-friendly application that can be accessed by anyone who has installed it on their smartphones. Our intention is to provide you with the fastest and simplest way to contact your nearest help. It incorporates all the essential features such as emergency contact numbers, address and phone number of nearby hospital and police station etc.</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left="465" w:firstLine="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89" w:right="0" w:hanging="380"/>
        <w:jc w:val="left"/>
        <w:rPr>
          <w:b w:val="1"/>
          <w:sz w:val="28"/>
          <w:szCs w:val="28"/>
        </w:rPr>
      </w:pPr>
      <w:r w:rsidDel="00000000" w:rsidR="00000000" w:rsidRPr="00000000">
        <w:rPr>
          <w:b w:val="1"/>
          <w:sz w:val="28"/>
          <w:szCs w:val="28"/>
          <w:rtl w:val="0"/>
        </w:rPr>
        <w:t xml:space="preserve">   </w:t>
      </w:r>
      <w:r w:rsidDel="00000000" w:rsidR="00000000" w:rsidRPr="00000000">
        <w:rPr>
          <w:b w:val="1"/>
          <w:i w:val="0"/>
          <w:smallCaps w:val="0"/>
          <w:strike w:val="0"/>
          <w:color w:val="000000"/>
          <w:sz w:val="28"/>
          <w:szCs w:val="28"/>
          <w:u w:val="none"/>
          <w:shd w:fill="auto" w:val="clear"/>
          <w:vertAlign w:val="baseline"/>
          <w:rtl w:val="0"/>
        </w:rPr>
        <w:t xml:space="preserve">1.2 Project Overview</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89" w:right="0" w:hanging="380"/>
        <w:jc w:val="left"/>
        <w:rPr/>
      </w:pPr>
      <w:r w:rsidDel="00000000" w:rsidR="00000000" w:rsidRPr="00000000">
        <w:rPr>
          <w:b w:val="1"/>
          <w:sz w:val="28"/>
          <w:szCs w:val="28"/>
          <w:rtl w:val="0"/>
        </w:rPr>
        <w:t xml:space="preserve">      </w:t>
      </w:r>
      <w:r w:rsidDel="00000000" w:rsidR="00000000" w:rsidRPr="00000000">
        <w:rPr>
          <w:rtl w:val="0"/>
        </w:rPr>
        <w:t xml:space="preserve">Currently, there is no such application in Pakistan that ensures the safety and security of      the public. With the current system such as cell phones, it takes time, effort and cost to inform your family members or friends about your location and safety manually after every few minutes. It is difficult for someone to find/locate the nearest hospital or police station at a new place especially when there is some emergency. The goal of the project is this app will definitely work best for people who are in danger. This app will update your loved ones with your location and your status. Those people who use this app keep them safe from danger. Our intention is to provide you with the fastest and simplest way to contact your nearest help. In this system the user needs to feed contact numbers, in case of emergency on pressing the danger button the system sends SMS and calls on one of the numbers fed into the system with the location. Basically this project has back end and front end also. First users will have to install this app into their phone. The user opens the app and follows some instructions. User interface is like that user must register himself before performing any action. It incorporates all the essential features such as emergency contact numbers, provide address and phone number of nearby hospital and police station etc.it will also update when the user is safe.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89" w:right="0" w:hanging="380"/>
        <w:jc w:val="left"/>
        <w:rPr>
          <w:b w:val="1"/>
          <w:sz w:val="28"/>
          <w:szCs w:val="28"/>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1.3 Scope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89" w:right="0" w:hanging="380"/>
        <w:jc w:val="left"/>
        <w:rPr>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w:t>
      </w:r>
      <w:r w:rsidDel="00000000" w:rsidR="00000000" w:rsidRPr="00000000">
        <w:rPr>
          <w:i w:val="0"/>
          <w:smallCaps w:val="0"/>
          <w:strike w:val="0"/>
          <w:color w:val="000000"/>
          <w:sz w:val="24"/>
          <w:szCs w:val="24"/>
          <w:u w:val="none"/>
          <w:shd w:fill="auto" w:val="clear"/>
          <w:vertAlign w:val="baseline"/>
          <w:rtl w:val="0"/>
        </w:rPr>
        <w:t xml:space="preserve"> Primarily, the scope pertains to the public safety mobile application is just around a </w:t>
      </w:r>
      <w:r w:rsidDel="00000000" w:rsidR="00000000" w:rsidRPr="00000000">
        <w:rPr>
          <w:rtl w:val="0"/>
        </w:rPr>
        <w:t xml:space="preserve">smartphone</w:t>
      </w:r>
      <w:r w:rsidDel="00000000" w:rsidR="00000000" w:rsidRPr="00000000">
        <w:rPr>
          <w:i w:val="0"/>
          <w:smallCaps w:val="0"/>
          <w:strike w:val="0"/>
          <w:color w:val="000000"/>
          <w:sz w:val="24"/>
          <w:szCs w:val="24"/>
          <w:u w:val="none"/>
          <w:shd w:fill="auto" w:val="clear"/>
          <w:vertAlign w:val="baseline"/>
          <w:rtl w:val="0"/>
        </w:rPr>
        <w:t xml:space="preserve">. Android based public safety </w:t>
      </w:r>
      <w:r w:rsidDel="00000000" w:rsidR="00000000" w:rsidRPr="00000000">
        <w:rPr>
          <w:rtl w:val="0"/>
        </w:rPr>
        <w:t xml:space="preserve">apps</w:t>
      </w:r>
      <w:r w:rsidDel="00000000" w:rsidR="00000000" w:rsidRPr="00000000">
        <w:rPr>
          <w:i w:val="0"/>
          <w:smallCaps w:val="0"/>
          <w:strike w:val="0"/>
          <w:color w:val="000000"/>
          <w:sz w:val="24"/>
          <w:szCs w:val="24"/>
          <w:u w:val="none"/>
          <w:shd w:fill="auto" w:val="clear"/>
          <w:vertAlign w:val="baseline"/>
          <w:rtl w:val="0"/>
        </w:rPr>
        <w:t xml:space="preserve"> will facilitate the user to notify and update his/her family members or friends about his/her status and location. Android based public safety </w:t>
      </w:r>
      <w:r w:rsidDel="00000000" w:rsidR="00000000" w:rsidRPr="00000000">
        <w:rPr>
          <w:rtl w:val="0"/>
        </w:rPr>
        <w:t xml:space="preserve">apps</w:t>
      </w:r>
      <w:r w:rsidDel="00000000" w:rsidR="00000000" w:rsidRPr="00000000">
        <w:rPr>
          <w:i w:val="0"/>
          <w:smallCaps w:val="0"/>
          <w:strike w:val="0"/>
          <w:color w:val="000000"/>
          <w:sz w:val="24"/>
          <w:szCs w:val="24"/>
          <w:u w:val="none"/>
          <w:shd w:fill="auto" w:val="clear"/>
          <w:vertAlign w:val="baseline"/>
          <w:rtl w:val="0"/>
        </w:rPr>
        <w:t xml:space="preserve"> will help the user to </w:t>
      </w:r>
      <w:r w:rsidDel="00000000" w:rsidR="00000000" w:rsidRPr="00000000">
        <w:rPr>
          <w:rtl w:val="0"/>
        </w:rPr>
        <w:t xml:space="preserve">find the nearest</w:t>
      </w:r>
      <w:r w:rsidDel="00000000" w:rsidR="00000000" w:rsidRPr="00000000">
        <w:rPr>
          <w:i w:val="0"/>
          <w:smallCaps w:val="0"/>
          <w:strike w:val="0"/>
          <w:color w:val="000000"/>
          <w:sz w:val="24"/>
          <w:szCs w:val="24"/>
          <w:u w:val="none"/>
          <w:shd w:fill="auto" w:val="clear"/>
          <w:vertAlign w:val="baseline"/>
          <w:rtl w:val="0"/>
        </w:rPr>
        <w:t xml:space="preserve"> hospital or police station whenever there is an emergency or when the user is </w:t>
      </w:r>
      <w:r w:rsidDel="00000000" w:rsidR="00000000" w:rsidRPr="00000000">
        <w:rPr>
          <w:rtl w:val="0"/>
        </w:rPr>
        <w:t xml:space="preserve">in a new</w:t>
      </w:r>
      <w:r w:rsidDel="00000000" w:rsidR="00000000" w:rsidRPr="00000000">
        <w:rPr>
          <w:i w:val="0"/>
          <w:smallCaps w:val="0"/>
          <w:strike w:val="0"/>
          <w:color w:val="000000"/>
          <w:sz w:val="24"/>
          <w:szCs w:val="24"/>
          <w:u w:val="none"/>
          <w:shd w:fill="auto" w:val="clear"/>
          <w:vertAlign w:val="baseline"/>
          <w:rtl w:val="0"/>
        </w:rPr>
        <w:t xml:space="preserve"> place and does not know where to </w:t>
      </w:r>
      <w:r w:rsidDel="00000000" w:rsidR="00000000" w:rsidRPr="00000000">
        <w:rPr>
          <w:rtl w:val="0"/>
        </w:rPr>
        <w:t xml:space="preserve">find a hospital</w:t>
      </w:r>
      <w:r w:rsidDel="00000000" w:rsidR="00000000" w:rsidRPr="00000000">
        <w:rPr>
          <w:i w:val="0"/>
          <w:smallCaps w:val="0"/>
          <w:strike w:val="0"/>
          <w:color w:val="000000"/>
          <w:sz w:val="24"/>
          <w:szCs w:val="24"/>
          <w:u w:val="none"/>
          <w:shd w:fill="auto" w:val="clear"/>
          <w:vertAlign w:val="baseline"/>
          <w:rtl w:val="0"/>
        </w:rPr>
        <w:t xml:space="preserve"> or police station.</w:t>
      </w:r>
      <w:r w:rsidDel="00000000" w:rsidR="00000000" w:rsidRPr="00000000">
        <w:rPr>
          <w:rtl w:val="0"/>
        </w:rPr>
      </w:r>
    </w:p>
    <w:p w:rsidR="00000000" w:rsidDel="00000000" w:rsidP="00000000" w:rsidRDefault="00000000" w:rsidRPr="00000000" w14:paraId="0000008A">
      <w:pPr>
        <w:pStyle w:val="Heading1"/>
        <w:rPr>
          <w:rFonts w:ascii="Times New Roman" w:cs="Times New Roman" w:eastAsia="Times New Roman" w:hAnsi="Times New Roman"/>
          <w:sz w:val="24"/>
          <w:szCs w:val="24"/>
        </w:rPr>
      </w:pPr>
      <w:bookmarkStart w:colFirst="0" w:colLast="0" w:name="_heading=h.tyjcwt" w:id="4"/>
      <w:bookmarkEnd w:id="4"/>
      <w:r w:rsidDel="00000000" w:rsidR="00000000" w:rsidRPr="00000000">
        <w:rPr>
          <w:rFonts w:ascii="Times New Roman" w:cs="Times New Roman" w:eastAsia="Times New Roman" w:hAnsi="Times New Roman"/>
          <w:rtl w:val="0"/>
        </w:rPr>
        <w:t xml:space="preserve">2. Functional Requirements</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2.1 User Information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Application shall be able to register </w:t>
      </w:r>
      <w:r w:rsidDel="00000000" w:rsidR="00000000" w:rsidRPr="00000000">
        <w:rPr>
          <w:rtl w:val="0"/>
        </w:rPr>
        <w:t xml:space="preserve">users</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Application shall be able to log-in the user.</w:t>
      </w:r>
    </w:p>
    <w:p w:rsidR="00000000" w:rsidDel="00000000" w:rsidP="00000000" w:rsidRDefault="00000000" w:rsidRPr="00000000" w14:paraId="000000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System shall be able to log-in the registered users.</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Application shall be </w:t>
      </w:r>
      <w:r w:rsidDel="00000000" w:rsidR="00000000" w:rsidRPr="00000000">
        <w:rPr>
          <w:rtl w:val="0"/>
        </w:rPr>
        <w:t xml:space="preserve">able to</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rtl w:val="0"/>
        </w:rPr>
        <w:t xml:space="preserve">save its own</w:t>
      </w:r>
      <w:r w:rsidDel="00000000" w:rsidR="00000000" w:rsidRPr="00000000">
        <w:rPr>
          <w:i w:val="0"/>
          <w:smallCaps w:val="0"/>
          <w:strike w:val="0"/>
          <w:color w:val="000000"/>
          <w:sz w:val="24"/>
          <w:szCs w:val="24"/>
          <w:u w:val="none"/>
          <w:shd w:fill="auto" w:val="clear"/>
          <w:vertAlign w:val="baseline"/>
          <w:rtl w:val="0"/>
        </w:rPr>
        <w:t xml:space="preserve"> Name, Email, password and phone number.</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2.2 </w:t>
      </w:r>
      <w:r w:rsidDel="00000000" w:rsidR="00000000" w:rsidRPr="00000000">
        <w:rPr>
          <w:b w:val="1"/>
          <w:i w:val="0"/>
          <w:smallCaps w:val="0"/>
          <w:strike w:val="0"/>
          <w:color w:val="000000"/>
          <w:sz w:val="28"/>
          <w:szCs w:val="28"/>
          <w:u w:val="none"/>
          <w:shd w:fill="auto" w:val="clear"/>
          <w:vertAlign w:val="baseline"/>
          <w:rtl w:val="0"/>
        </w:rPr>
        <w:t xml:space="preserve">Registration of Family and Friends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Application shall be able to register family and friends.</w:t>
      </w:r>
    </w:p>
    <w:p w:rsidR="00000000" w:rsidDel="00000000" w:rsidP="00000000" w:rsidRDefault="00000000" w:rsidRPr="00000000" w14:paraId="0000009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Application shall be able to save the Email and phone number of friends and family.</w:t>
      </w:r>
    </w:p>
    <w:p w:rsidR="00000000" w:rsidDel="00000000" w:rsidP="00000000" w:rsidRDefault="00000000" w:rsidRPr="00000000" w14:paraId="00000094">
      <w:pPr>
        <w:pStyle w:val="Heading2"/>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36363d"/>
          <w:sz w:val="32"/>
          <w:szCs w:val="32"/>
          <w:rtl w:val="0"/>
        </w:rPr>
        <w:t xml:space="preserve"> </w:t>
      </w:r>
      <w:r w:rsidDel="00000000" w:rsidR="00000000" w:rsidRPr="00000000">
        <w:rPr>
          <w:rFonts w:ascii="Times New Roman" w:cs="Times New Roman" w:eastAsia="Times New Roman" w:hAnsi="Times New Roman"/>
          <w:b w:val="1"/>
          <w:color w:val="000000"/>
          <w:sz w:val="28"/>
          <w:szCs w:val="28"/>
          <w:rtl w:val="0"/>
        </w:rPr>
        <w:t xml:space="preserve">2.3 Danger Button</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4"/>
          <w:szCs w:val="24"/>
          <w:u w:val="none"/>
          <w:shd w:fill="auto" w:val="clear"/>
          <w:vertAlign w:val="baseline"/>
          <w:rtl w:val="0"/>
        </w:rPr>
        <w:t xml:space="preserve">Application shall be able to </w:t>
      </w:r>
      <w:r w:rsidDel="00000000" w:rsidR="00000000" w:rsidRPr="00000000">
        <w:rPr>
          <w:rtl w:val="0"/>
        </w:rPr>
        <w:t xml:space="preserve">press the danger</w:t>
      </w:r>
      <w:r w:rsidDel="00000000" w:rsidR="00000000" w:rsidRPr="00000000">
        <w:rPr>
          <w:i w:val="0"/>
          <w:smallCaps w:val="0"/>
          <w:strike w:val="0"/>
          <w:color w:val="000000"/>
          <w:sz w:val="24"/>
          <w:szCs w:val="24"/>
          <w:u w:val="none"/>
          <w:shd w:fill="auto" w:val="clear"/>
          <w:vertAlign w:val="baseline"/>
          <w:rtl w:val="0"/>
        </w:rPr>
        <w:t xml:space="preserve"> button for emergency.</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i w:val="0"/>
          <w:smallCaps w:val="0"/>
          <w:strike w:val="0"/>
          <w:color w:val="000000"/>
          <w:sz w:val="24"/>
          <w:szCs w:val="24"/>
          <w:u w:val="none"/>
          <w:shd w:fill="auto" w:val="clear"/>
          <w:vertAlign w:val="baseline"/>
          <w:rtl w:val="0"/>
        </w:rPr>
        <w:t xml:space="preserve">The </w:t>
      </w:r>
      <w:r w:rsidDel="00000000" w:rsidR="00000000" w:rsidRPr="00000000">
        <w:rPr>
          <w:rtl w:val="0"/>
        </w:rPr>
        <w:t xml:space="preserve">backend is like</w:t>
      </w:r>
      <w:r w:rsidDel="00000000" w:rsidR="00000000" w:rsidRPr="00000000">
        <w:rPr>
          <w:i w:val="0"/>
          <w:smallCaps w:val="0"/>
          <w:strike w:val="0"/>
          <w:color w:val="000000"/>
          <w:sz w:val="24"/>
          <w:szCs w:val="24"/>
          <w:u w:val="none"/>
          <w:shd w:fill="auto" w:val="clear"/>
          <w:vertAlign w:val="baseline"/>
          <w:rtl w:val="0"/>
        </w:rPr>
        <w:t xml:space="preserve"> database access from our phone to connect with </w:t>
      </w:r>
      <w:r w:rsidDel="00000000" w:rsidR="00000000" w:rsidRPr="00000000">
        <w:rPr>
          <w:rtl w:val="0"/>
        </w:rPr>
        <w:t xml:space="preserve">another</w:t>
      </w:r>
      <w:r w:rsidDel="00000000" w:rsidR="00000000" w:rsidRPr="00000000">
        <w:rPr>
          <w:i w:val="0"/>
          <w:smallCaps w:val="0"/>
          <w:strike w:val="0"/>
          <w:color w:val="000000"/>
          <w:sz w:val="24"/>
          <w:szCs w:val="24"/>
          <w:u w:val="none"/>
          <w:shd w:fill="auto" w:val="clear"/>
          <w:vertAlign w:val="baseline"/>
          <w:rtl w:val="0"/>
        </w:rPr>
        <w:t xml:space="preserve"> guardian’s phone. </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tl w:val="0"/>
        </w:rPr>
        <w:t xml:space="preserve">When the user</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rtl w:val="0"/>
        </w:rPr>
        <w:t xml:space="preserve">presses the</w:t>
      </w:r>
      <w:r w:rsidDel="00000000" w:rsidR="00000000" w:rsidRPr="00000000">
        <w:rPr>
          <w:i w:val="0"/>
          <w:smallCaps w:val="0"/>
          <w:strike w:val="0"/>
          <w:color w:val="000000"/>
          <w:sz w:val="24"/>
          <w:szCs w:val="24"/>
          <w:u w:val="none"/>
          <w:shd w:fill="auto" w:val="clear"/>
          <w:vertAlign w:val="baseline"/>
          <w:rtl w:val="0"/>
        </w:rPr>
        <w:t xml:space="preserve"> danger button it </w:t>
      </w:r>
      <w:r w:rsidDel="00000000" w:rsidR="00000000" w:rsidRPr="00000000">
        <w:rPr>
          <w:rtl w:val="0"/>
        </w:rPr>
        <w:t xml:space="preserve">sends the</w:t>
      </w:r>
      <w:r w:rsidDel="00000000" w:rsidR="00000000" w:rsidRPr="00000000">
        <w:rPr>
          <w:i w:val="0"/>
          <w:smallCaps w:val="0"/>
          <w:strike w:val="0"/>
          <w:color w:val="000000"/>
          <w:sz w:val="24"/>
          <w:szCs w:val="24"/>
          <w:u w:val="none"/>
          <w:shd w:fill="auto" w:val="clear"/>
          <w:vertAlign w:val="baseline"/>
          <w:rtl w:val="0"/>
        </w:rPr>
        <w:t xml:space="preserve"> user location, to the user email and also through SMS to the saved family and friend's contacts.</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i w:val="0"/>
          <w:smallCaps w:val="0"/>
          <w:strike w:val="0"/>
          <w:color w:val="000000"/>
          <w:sz w:val="24"/>
          <w:szCs w:val="24"/>
          <w:u w:val="none"/>
          <w:shd w:fill="auto" w:val="clear"/>
          <w:vertAlign w:val="baseline"/>
          <w:rtl w:val="0"/>
        </w:rPr>
        <w:t xml:space="preserve">This system required internet connection.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 The SMS which is </w:t>
      </w:r>
      <w:r w:rsidDel="00000000" w:rsidR="00000000" w:rsidRPr="00000000">
        <w:rPr>
          <w:rtl w:val="0"/>
        </w:rPr>
        <w:t xml:space="preserve">sent</w:t>
      </w:r>
      <w:r w:rsidDel="00000000" w:rsidR="00000000" w:rsidRPr="00000000">
        <w:rPr>
          <w:i w:val="0"/>
          <w:smallCaps w:val="0"/>
          <w:strike w:val="0"/>
          <w:color w:val="000000"/>
          <w:sz w:val="24"/>
          <w:szCs w:val="24"/>
          <w:u w:val="none"/>
          <w:shd w:fill="auto" w:val="clear"/>
          <w:vertAlign w:val="baseline"/>
          <w:rtl w:val="0"/>
        </w:rPr>
        <w:t xml:space="preserve"> like “I’m in danger”, “I’m in emergency”, “Someone follow me”.</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4"/>
          <w:szCs w:val="24"/>
          <w:u w:val="none"/>
          <w:shd w:fill="auto" w:val="clear"/>
          <w:vertAlign w:val="baseline"/>
          <w:rtl w:val="0"/>
        </w:rPr>
        <w:t xml:space="preserve">Application </w:t>
      </w:r>
      <w:r w:rsidDel="00000000" w:rsidR="00000000" w:rsidRPr="00000000">
        <w:rPr>
          <w:rtl w:val="0"/>
        </w:rPr>
        <w:t xml:space="preserve">provides</w:t>
      </w:r>
      <w:r w:rsidDel="00000000" w:rsidR="00000000" w:rsidRPr="00000000">
        <w:rPr>
          <w:i w:val="0"/>
          <w:smallCaps w:val="0"/>
          <w:strike w:val="0"/>
          <w:color w:val="000000"/>
          <w:sz w:val="24"/>
          <w:szCs w:val="24"/>
          <w:u w:val="none"/>
          <w:shd w:fill="auto" w:val="clear"/>
          <w:vertAlign w:val="baseline"/>
          <w:rtl w:val="0"/>
        </w:rPr>
        <w:t xml:space="preserve"> the emergency phone numbers in emergency condition.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 2.4 Location:</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4"/>
          <w:szCs w:val="24"/>
          <w:u w:val="none"/>
          <w:shd w:fill="auto" w:val="clear"/>
          <w:vertAlign w:val="baseline"/>
          <w:rtl w:val="0"/>
        </w:rPr>
        <w:t xml:space="preserve">Nearby locations like </w:t>
      </w:r>
      <w:r w:rsidDel="00000000" w:rsidR="00000000" w:rsidRPr="00000000">
        <w:rPr>
          <w:rtl w:val="0"/>
        </w:rPr>
        <w:t xml:space="preserve">hospitals</w:t>
      </w:r>
      <w:r w:rsidDel="00000000" w:rsidR="00000000" w:rsidRPr="00000000">
        <w:rPr>
          <w:i w:val="0"/>
          <w:smallCaps w:val="0"/>
          <w:strike w:val="0"/>
          <w:color w:val="000000"/>
          <w:sz w:val="24"/>
          <w:szCs w:val="24"/>
          <w:u w:val="none"/>
          <w:shd w:fill="auto" w:val="clear"/>
          <w:vertAlign w:val="baseline"/>
          <w:rtl w:val="0"/>
        </w:rPr>
        <w:t xml:space="preserve"> and police </w:t>
      </w:r>
      <w:r w:rsidDel="00000000" w:rsidR="00000000" w:rsidRPr="00000000">
        <w:rPr>
          <w:rtl w:val="0"/>
        </w:rPr>
        <w:t xml:space="preserve">stations</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4"/>
          <w:szCs w:val="24"/>
          <w:u w:val="none"/>
          <w:shd w:fill="auto" w:val="clear"/>
          <w:vertAlign w:val="baseline"/>
          <w:rtl w:val="0"/>
        </w:rPr>
        <w:t xml:space="preserve">Application shall be </w:t>
      </w:r>
      <w:r w:rsidDel="00000000" w:rsidR="00000000" w:rsidRPr="00000000">
        <w:rPr>
          <w:rtl w:val="0"/>
        </w:rPr>
        <w:t xml:space="preserve">checked</w:t>
      </w:r>
      <w:r w:rsidDel="00000000" w:rsidR="00000000" w:rsidRPr="00000000">
        <w:rPr>
          <w:i w:val="0"/>
          <w:smallCaps w:val="0"/>
          <w:strike w:val="0"/>
          <w:color w:val="000000"/>
          <w:sz w:val="24"/>
          <w:szCs w:val="24"/>
          <w:u w:val="none"/>
          <w:shd w:fill="auto" w:val="clear"/>
          <w:vertAlign w:val="baseline"/>
          <w:rtl w:val="0"/>
        </w:rPr>
        <w:t xml:space="preserve"> and provide hospital address and phone number.</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4"/>
          <w:szCs w:val="24"/>
          <w:u w:val="none"/>
          <w:shd w:fill="auto" w:val="clear"/>
          <w:vertAlign w:val="baseline"/>
          <w:rtl w:val="0"/>
        </w:rPr>
        <w:t xml:space="preserve">Application check and provide address and phone </w:t>
      </w:r>
      <w:r w:rsidDel="00000000" w:rsidR="00000000" w:rsidRPr="00000000">
        <w:rPr>
          <w:rtl w:val="0"/>
        </w:rPr>
        <w:t xml:space="preserve">number to the police</w:t>
      </w:r>
      <w:r w:rsidDel="00000000" w:rsidR="00000000" w:rsidRPr="00000000">
        <w:rPr>
          <w:i w:val="0"/>
          <w:smallCaps w:val="0"/>
          <w:strike w:val="0"/>
          <w:color w:val="000000"/>
          <w:sz w:val="24"/>
          <w:szCs w:val="24"/>
          <w:u w:val="none"/>
          <w:shd w:fill="auto" w:val="clear"/>
          <w:vertAlign w:val="baseline"/>
          <w:rtl w:val="0"/>
        </w:rPr>
        <w:t xml:space="preserve"> station.</w:t>
      </w:r>
    </w:p>
    <w:p w:rsidR="00000000" w:rsidDel="00000000" w:rsidP="00000000" w:rsidRDefault="00000000" w:rsidRPr="00000000" w14:paraId="000000A0">
      <w:pPr>
        <w:pStyle w:val="Heading2"/>
        <w:rPr>
          <w:rFonts w:ascii="Times New Roman" w:cs="Times New Roman" w:eastAsia="Times New Roman" w:hAnsi="Times New Roman"/>
          <w:color w:val="202124"/>
          <w:sz w:val="28"/>
          <w:szCs w:val="28"/>
        </w:rPr>
      </w:pPr>
      <w:r w:rsidDel="00000000" w:rsidR="00000000" w:rsidRPr="00000000">
        <w:rPr>
          <w:rFonts w:ascii="Times New Roman" w:cs="Times New Roman" w:eastAsia="Times New Roman" w:hAnsi="Times New Roman"/>
          <w:b w:val="1"/>
          <w:color w:val="202124"/>
          <w:sz w:val="28"/>
          <w:szCs w:val="28"/>
          <w:rtl w:val="0"/>
        </w:rPr>
        <w:t xml:space="preserve">2.5 Update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4"/>
          <w:szCs w:val="24"/>
          <w:u w:val="none"/>
          <w:shd w:fill="auto" w:val="clear"/>
          <w:vertAlign w:val="baseline"/>
          <w:rtl w:val="0"/>
        </w:rPr>
        <w:t xml:space="preserve">Application shall be able to update </w:t>
      </w:r>
      <w:r w:rsidDel="00000000" w:rsidR="00000000" w:rsidRPr="00000000">
        <w:rPr>
          <w:rtl w:val="0"/>
        </w:rPr>
        <w:t xml:space="preserve">when the user</w:t>
      </w:r>
      <w:r w:rsidDel="00000000" w:rsidR="00000000" w:rsidRPr="00000000">
        <w:rPr>
          <w:i w:val="0"/>
          <w:smallCaps w:val="0"/>
          <w:strike w:val="0"/>
          <w:color w:val="000000"/>
          <w:sz w:val="24"/>
          <w:szCs w:val="24"/>
          <w:u w:val="none"/>
          <w:shd w:fill="auto" w:val="clear"/>
          <w:vertAlign w:val="baseline"/>
          <w:rtl w:val="0"/>
        </w:rPr>
        <w:t xml:space="preserve"> is safe.</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4"/>
          <w:szCs w:val="24"/>
          <w:u w:val="none"/>
          <w:shd w:fill="auto" w:val="clear"/>
          <w:vertAlign w:val="baseline"/>
          <w:rtl w:val="0"/>
        </w:rPr>
        <w:t xml:space="preserve">Application shall be able to change the user password.</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4"/>
          <w:szCs w:val="24"/>
          <w:u w:val="none"/>
          <w:shd w:fill="auto" w:val="clear"/>
          <w:vertAlign w:val="baseline"/>
          <w:rtl w:val="0"/>
        </w:rPr>
        <w:t xml:space="preserve">Application shall be able to change </w:t>
      </w:r>
      <w:r w:rsidDel="00000000" w:rsidR="00000000" w:rsidRPr="00000000">
        <w:rPr>
          <w:rtl w:val="0"/>
        </w:rPr>
        <w:t xml:space="preserve">its</w:t>
      </w:r>
      <w:r w:rsidDel="00000000" w:rsidR="00000000" w:rsidRPr="00000000">
        <w:rPr>
          <w:i w:val="0"/>
          <w:smallCaps w:val="0"/>
          <w:strike w:val="0"/>
          <w:color w:val="000000"/>
          <w:sz w:val="24"/>
          <w:szCs w:val="24"/>
          <w:u w:val="none"/>
          <w:shd w:fill="auto" w:val="clear"/>
          <w:vertAlign w:val="baseline"/>
          <w:rtl w:val="0"/>
        </w:rPr>
        <w:t xml:space="preserve"> own email.</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4"/>
          <w:szCs w:val="24"/>
          <w:u w:val="none"/>
          <w:shd w:fill="auto" w:val="clear"/>
          <w:vertAlign w:val="baseline"/>
          <w:rtl w:val="0"/>
        </w:rPr>
        <w:t xml:space="preserve">Application shall be able to change the emails of friends and family.</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4"/>
          <w:szCs w:val="24"/>
          <w:u w:val="none"/>
          <w:shd w:fill="auto" w:val="clear"/>
          <w:vertAlign w:val="baseline"/>
          <w:rtl w:val="0"/>
        </w:rPr>
        <w:t xml:space="preserve">Application shall be able to change the phone No. of   friends.</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i w:val="0"/>
          <w:smallCaps w:val="0"/>
          <w:strike w:val="0"/>
          <w:color w:val="000000"/>
          <w:sz w:val="24"/>
          <w:szCs w:val="24"/>
          <w:u w:val="none"/>
          <w:shd w:fill="auto" w:val="clear"/>
          <w:vertAlign w:val="baseline"/>
          <w:rtl w:val="0"/>
        </w:rPr>
        <w:t xml:space="preserve">Application shall be able to update the alert security.</w:t>
      </w:r>
    </w:p>
    <w:p w:rsidR="00000000" w:rsidDel="00000000" w:rsidP="00000000" w:rsidRDefault="00000000" w:rsidRPr="00000000" w14:paraId="000000A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Non-functional Requirements</w:t>
      </w:r>
    </w:p>
    <w:p w:rsidR="00000000" w:rsidDel="00000000" w:rsidP="00000000" w:rsidRDefault="00000000" w:rsidRPr="00000000" w14:paraId="000000A8">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Performance Requirements</w:t>
      </w:r>
    </w:p>
    <w:p w:rsidR="00000000" w:rsidDel="00000000" w:rsidP="00000000" w:rsidRDefault="00000000" w:rsidRPr="00000000" w14:paraId="000000A9">
      <w:pPr>
        <w:pStyle w:val="Heading1"/>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Quick actions performed by this app when the user presses the danger button to perform action.</w:t>
      </w:r>
    </w:p>
    <w:p w:rsidR="00000000" w:rsidDel="00000000" w:rsidP="00000000" w:rsidRDefault="00000000" w:rsidRPr="00000000" w14:paraId="000000AA">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Safety Requirements</w:t>
      </w:r>
    </w:p>
    <w:p w:rsidR="00000000" w:rsidDel="00000000" w:rsidP="00000000" w:rsidRDefault="00000000" w:rsidRPr="00000000" w14:paraId="000000AB">
      <w:pPr>
        <w:pStyle w:val="Heading1"/>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 Provide a full safety environment and assure you that your data will be safe in future also. Not anybody can hack your phone number or your SMS.</w:t>
      </w:r>
    </w:p>
    <w:p w:rsidR="00000000" w:rsidDel="00000000" w:rsidP="00000000" w:rsidRDefault="00000000" w:rsidRPr="00000000" w14:paraId="000000AC">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Security Requirements</w:t>
      </w:r>
    </w:p>
    <w:p w:rsidR="00000000" w:rsidDel="00000000" w:rsidP="00000000" w:rsidRDefault="00000000" w:rsidRPr="00000000" w14:paraId="000000AD">
      <w:pPr>
        <w:pStyle w:val="Heading1"/>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Our app is based on security so this interface 100% provides you security or feels you secure.</w:t>
      </w:r>
    </w:p>
    <w:p w:rsidR="00000000" w:rsidDel="00000000" w:rsidP="00000000" w:rsidRDefault="00000000" w:rsidRPr="00000000" w14:paraId="000000AE">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User Documentation</w:t>
      </w:r>
    </w:p>
    <w:p w:rsidR="00000000" w:rsidDel="00000000" w:rsidP="00000000" w:rsidRDefault="00000000" w:rsidRPr="00000000" w14:paraId="000000AF">
      <w:pPr>
        <w:pStyle w:val="Heading1"/>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 On first start up, an Intro Slider will be shown in order to guide users. Also a YouTube          tutorial URL will be provided that will teach how to use the Public safety mobile   application. Project Documentation and Instructions will also be provided.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mallCaps w:val="0"/>
          <w:strike w:val="0"/>
          <w:color w:val="000000"/>
          <w:sz w:val="20"/>
          <w:szCs w:val="20"/>
          <w:u w:val="none"/>
          <w:shd w:fill="auto" w:val="clear"/>
          <w:vertAlign w:val="baseline"/>
        </w:rPr>
      </w:pPr>
      <w:r w:rsidDel="00000000" w:rsidR="00000000" w:rsidRPr="00000000">
        <w:rPr>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1">
      <w:pPr>
        <w:pStyle w:val="Heading1"/>
        <w:rPr>
          <w:rFonts w:ascii="Times New Roman" w:cs="Times New Roman" w:eastAsia="Times New Roman" w:hAnsi="Times New Roman"/>
        </w:rPr>
      </w:pPr>
      <w:bookmarkStart w:colFirst="0" w:colLast="0" w:name="_heading=h.3dy6vkm" w:id="5"/>
      <w:bookmarkEnd w:id="5"/>
      <w:r w:rsidDel="00000000" w:rsidR="00000000" w:rsidRPr="00000000">
        <w:rPr>
          <w:rFonts w:ascii="Times New Roman" w:cs="Times New Roman" w:eastAsia="Times New Roman" w:hAnsi="Times New Roman"/>
          <w:rtl w:val="0"/>
        </w:rPr>
        <w:t xml:space="preserve">4. ASSUMPTIONS AND DEPENDENCIES</w:t>
      </w:r>
    </w:p>
    <w:p w:rsidR="00000000" w:rsidDel="00000000" w:rsidP="00000000" w:rsidRDefault="00000000" w:rsidRPr="00000000" w14:paraId="000000B2">
      <w:pPr>
        <w:ind w:left="360" w:firstLine="0"/>
        <w:jc w:val="both"/>
        <w:rPr/>
      </w:pPr>
      <w:r w:rsidDel="00000000" w:rsidR="00000000" w:rsidRPr="00000000">
        <w:rPr>
          <w:rtl w:val="0"/>
        </w:rPr>
        <w:t xml:space="preserve">The document notes the areas that the Software Engineering development teams should extend with the requirements from their documents. The development team should assume the following: </w:t>
      </w:r>
    </w:p>
    <w:p w:rsidR="00000000" w:rsidDel="00000000" w:rsidP="00000000" w:rsidRDefault="00000000" w:rsidRPr="00000000" w14:paraId="000000B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rPr>
      </w:pPr>
      <w:r w:rsidDel="00000000" w:rsidR="00000000" w:rsidRPr="00000000">
        <w:rPr>
          <w:i w:val="0"/>
          <w:smallCaps w:val="0"/>
          <w:strike w:val="0"/>
          <w:color w:val="000000"/>
          <w:u w:val="none"/>
          <w:shd w:fill="auto" w:val="clear"/>
          <w:vertAlign w:val="baseline"/>
          <w:rtl w:val="0"/>
        </w:rPr>
        <w:t xml:space="preserve">In future the database will be able to store new Hospital </w:t>
      </w:r>
      <w:r w:rsidDel="00000000" w:rsidR="00000000" w:rsidRPr="00000000">
        <w:rPr>
          <w:rtl w:val="0"/>
        </w:rPr>
        <w:t xml:space="preserve">records</w:t>
      </w:r>
      <w:r w:rsidDel="00000000" w:rsidR="00000000" w:rsidRPr="00000000">
        <w:rPr>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rPr>
      </w:pPr>
      <w:r w:rsidDel="00000000" w:rsidR="00000000" w:rsidRPr="00000000">
        <w:rPr>
          <w:i w:val="0"/>
          <w:smallCaps w:val="0"/>
          <w:strike w:val="0"/>
          <w:color w:val="000000"/>
          <w:u w:val="none"/>
          <w:shd w:fill="auto" w:val="clear"/>
          <w:vertAlign w:val="baseline"/>
          <w:rtl w:val="0"/>
        </w:rPr>
        <w:t xml:space="preserve">System will be able to track the User. </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rPr>
      </w:pPr>
      <w:r w:rsidDel="00000000" w:rsidR="00000000" w:rsidRPr="00000000">
        <w:rPr>
          <w:i w:val="0"/>
          <w:smallCaps w:val="0"/>
          <w:strike w:val="0"/>
          <w:color w:val="000000"/>
          <w:u w:val="none"/>
          <w:shd w:fill="auto" w:val="clear"/>
          <w:vertAlign w:val="baseline"/>
          <w:rtl w:val="0"/>
        </w:rPr>
        <w:t xml:space="preserve">Application will be able to restrict </w:t>
      </w:r>
      <w:r w:rsidDel="00000000" w:rsidR="00000000" w:rsidRPr="00000000">
        <w:rPr>
          <w:rtl w:val="0"/>
        </w:rPr>
        <w:t xml:space="preserve">the entry of</w:t>
      </w:r>
      <w:r w:rsidDel="00000000" w:rsidR="00000000" w:rsidRPr="00000000">
        <w:rPr>
          <w:i w:val="0"/>
          <w:smallCaps w:val="0"/>
          <w:strike w:val="0"/>
          <w:color w:val="000000"/>
          <w:u w:val="none"/>
          <w:shd w:fill="auto" w:val="clear"/>
          <w:vertAlign w:val="baseline"/>
          <w:rtl w:val="0"/>
        </w:rPr>
        <w:t xml:space="preserve"> irrelevant email and Phone Number.</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rPr>
      </w:pPr>
      <w:r w:rsidDel="00000000" w:rsidR="00000000" w:rsidRPr="00000000">
        <w:rPr>
          <w:i w:val="0"/>
          <w:smallCaps w:val="0"/>
          <w:strike w:val="0"/>
          <w:color w:val="000000"/>
          <w:u w:val="none"/>
          <w:shd w:fill="auto" w:val="clear"/>
          <w:vertAlign w:val="baseline"/>
          <w:rtl w:val="0"/>
        </w:rPr>
        <w:t xml:space="preserve">The user will not be able to </w:t>
      </w:r>
      <w:r w:rsidDel="00000000" w:rsidR="00000000" w:rsidRPr="00000000">
        <w:rPr>
          <w:rtl w:val="0"/>
        </w:rPr>
        <w:t xml:space="preserve">cast a vote</w:t>
      </w:r>
      <w:r w:rsidDel="00000000" w:rsidR="00000000" w:rsidRPr="00000000">
        <w:rPr>
          <w:i w:val="0"/>
          <w:smallCaps w:val="0"/>
          <w:strike w:val="0"/>
          <w:color w:val="000000"/>
          <w:u w:val="none"/>
          <w:shd w:fill="auto" w:val="clear"/>
          <w:vertAlign w:val="baseline"/>
          <w:rtl w:val="0"/>
        </w:rPr>
        <w:t xml:space="preserve"> multiple </w:t>
      </w:r>
      <w:r w:rsidDel="00000000" w:rsidR="00000000" w:rsidRPr="00000000">
        <w:rPr>
          <w:rtl w:val="0"/>
        </w:rPr>
        <w:t xml:space="preserve">times</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rPr>
      </w:pPr>
      <w:r w:rsidDel="00000000" w:rsidR="00000000" w:rsidRPr="00000000">
        <w:rPr>
          <w:i w:val="0"/>
          <w:smallCaps w:val="0"/>
          <w:strike w:val="0"/>
          <w:color w:val="000000"/>
          <w:u w:val="none"/>
          <w:shd w:fill="auto" w:val="clear"/>
          <w:vertAlign w:val="baseline"/>
          <w:rtl w:val="0"/>
        </w:rPr>
        <w:t xml:space="preserve">The development team will design for change, in particular considering the next version will extend the functionality such as being able to add family and friend and info verification.</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rPr>
      </w:pPr>
      <w:r w:rsidDel="00000000" w:rsidR="00000000" w:rsidRPr="00000000">
        <w:rPr>
          <w:i w:val="0"/>
          <w:smallCaps w:val="0"/>
          <w:strike w:val="0"/>
          <w:color w:val="000000"/>
          <w:u w:val="none"/>
          <w:shd w:fill="auto" w:val="clear"/>
          <w:vertAlign w:val="baseline"/>
          <w:rtl w:val="0"/>
        </w:rPr>
        <w:t xml:space="preserve">The Database system is fully functional and has enough space for at least one family or friend record.</w:t>
      </w:r>
      <w:r w:rsidDel="00000000" w:rsidR="00000000" w:rsidRPr="00000000">
        <w:rPr>
          <w:rtl w:val="0"/>
        </w:rPr>
      </w:r>
    </w:p>
    <w:p w:rsidR="00000000" w:rsidDel="00000000" w:rsidP="00000000" w:rsidRDefault="00000000" w:rsidRPr="00000000" w14:paraId="000000B9">
      <w:pPr>
        <w:ind w:left="360" w:firstLine="0"/>
        <w:jc w:val="both"/>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A">
      <w:pPr>
        <w:pStyle w:val="Heading1"/>
        <w:ind w:left="0" w:firstLine="0"/>
        <w:rPr>
          <w:rFonts w:ascii="Times New Roman" w:cs="Times New Roman" w:eastAsia="Times New Roman" w:hAnsi="Times New Roman"/>
        </w:rPr>
      </w:pPr>
      <w:bookmarkStart w:colFirst="0" w:colLast="0" w:name="_heading=h.1t3h5sf" w:id="6"/>
      <w:bookmarkEnd w:id="6"/>
      <w:r w:rsidDel="00000000" w:rsidR="00000000" w:rsidRPr="00000000">
        <w:rPr>
          <w:rtl w:val="0"/>
        </w:rPr>
      </w:r>
    </w:p>
    <w:p w:rsidR="00000000" w:rsidDel="00000000" w:rsidP="00000000" w:rsidRDefault="00000000" w:rsidRPr="00000000" w14:paraId="000000BB">
      <w:pPr>
        <w:pStyle w:val="Heading1"/>
        <w:ind w:left="0" w:firstLine="0"/>
        <w:rPr>
          <w:rFonts w:ascii="Times New Roman" w:cs="Times New Roman" w:eastAsia="Times New Roman" w:hAnsi="Times New Roman"/>
        </w:rPr>
      </w:pPr>
      <w:bookmarkStart w:colFirst="0" w:colLast="0" w:name="_heading=h.go0ppiakvrgq" w:id="7"/>
      <w:bookmarkEnd w:id="7"/>
      <w:r w:rsidDel="00000000" w:rsidR="00000000" w:rsidRPr="00000000">
        <w:rPr>
          <w:rFonts w:ascii="Times New Roman" w:cs="Times New Roman" w:eastAsia="Times New Roman" w:hAnsi="Times New Roman"/>
          <w:rtl w:val="0"/>
        </w:rPr>
        <w:t xml:space="preserve">5.System Architecture</w:t>
      </w:r>
    </w:p>
    <w:p w:rsidR="00000000" w:rsidDel="00000000" w:rsidP="00000000" w:rsidRDefault="00000000" w:rsidRPr="00000000" w14:paraId="000000BC">
      <w:pPr>
        <w:pStyle w:val="Heading1"/>
        <w:ind w:left="0" w:firstLine="0"/>
        <w:rPr/>
      </w:pPr>
      <w:bookmarkStart w:colFirst="0" w:colLast="0" w:name="_heading=h.ugda7hn412ab" w:id="8"/>
      <w:bookmarkEnd w:id="8"/>
      <w:r w:rsidDel="00000000" w:rsidR="00000000" w:rsidRPr="00000000">
        <w:rPr/>
        <w:drawing>
          <wp:inline distB="114300" distT="114300" distL="114300" distR="114300">
            <wp:extent cx="5334000" cy="4105275"/>
            <wp:effectExtent b="0" l="0" r="0" t="0"/>
            <wp:docPr id="224"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533400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center"/>
        <w:rPr>
          <w:b w:val="1"/>
          <w:i w:val="1"/>
          <w:color w:val="666666"/>
          <w:sz w:val="22"/>
          <w:szCs w:val="22"/>
        </w:rPr>
      </w:pPr>
      <w:r w:rsidDel="00000000" w:rsidR="00000000" w:rsidRPr="00000000">
        <w:rPr>
          <w:b w:val="1"/>
          <w:sz w:val="36"/>
          <w:szCs w:val="36"/>
          <w:rtl w:val="0"/>
        </w:rPr>
        <w:t xml:space="preserve">           </w:t>
      </w:r>
      <w:r w:rsidDel="00000000" w:rsidR="00000000" w:rsidRPr="00000000">
        <w:rPr>
          <w:b w:val="1"/>
          <w:i w:val="1"/>
          <w:color w:val="666666"/>
          <w:sz w:val="22"/>
          <w:szCs w:val="22"/>
          <w:rtl w:val="0"/>
        </w:rPr>
        <w:t xml:space="preserve">Fig. System Architecture</w:t>
      </w:r>
    </w:p>
    <w:p w:rsidR="00000000" w:rsidDel="00000000" w:rsidP="00000000" w:rsidRDefault="00000000" w:rsidRPr="00000000" w14:paraId="000000BE">
      <w:pPr>
        <w:rPr>
          <w:b w:val="1"/>
          <w:sz w:val="36"/>
          <w:szCs w:val="36"/>
        </w:rPr>
      </w:pPr>
      <w:r w:rsidDel="00000000" w:rsidR="00000000" w:rsidRPr="00000000">
        <w:rPr>
          <w:rtl w:val="0"/>
        </w:rPr>
      </w:r>
    </w:p>
    <w:p w:rsidR="00000000" w:rsidDel="00000000" w:rsidP="00000000" w:rsidRDefault="00000000" w:rsidRPr="00000000" w14:paraId="000000BF">
      <w:pPr>
        <w:rPr>
          <w:b w:val="1"/>
          <w:sz w:val="36"/>
          <w:szCs w:val="36"/>
        </w:rPr>
      </w:pPr>
      <w:r w:rsidDel="00000000" w:rsidR="00000000" w:rsidRPr="00000000">
        <w:rPr>
          <w:rtl w:val="0"/>
        </w:rPr>
      </w:r>
    </w:p>
    <w:p w:rsidR="00000000" w:rsidDel="00000000" w:rsidP="00000000" w:rsidRDefault="00000000" w:rsidRPr="00000000" w14:paraId="000000C0">
      <w:pPr>
        <w:rPr>
          <w:b w:val="1"/>
          <w:sz w:val="36"/>
          <w:szCs w:val="36"/>
        </w:rPr>
      </w:pPr>
      <w:r w:rsidDel="00000000" w:rsidR="00000000" w:rsidRPr="00000000">
        <w:rPr>
          <w:rtl w:val="0"/>
        </w:rPr>
      </w:r>
    </w:p>
    <w:p w:rsidR="00000000" w:rsidDel="00000000" w:rsidP="00000000" w:rsidRDefault="00000000" w:rsidRPr="00000000" w14:paraId="000000C1">
      <w:pPr>
        <w:rPr>
          <w:b w:val="1"/>
          <w:sz w:val="36"/>
          <w:szCs w:val="36"/>
        </w:rPr>
      </w:pPr>
      <w:r w:rsidDel="00000000" w:rsidR="00000000" w:rsidRPr="00000000">
        <w:rPr>
          <w:rtl w:val="0"/>
        </w:rPr>
      </w:r>
    </w:p>
    <w:p w:rsidR="00000000" w:rsidDel="00000000" w:rsidP="00000000" w:rsidRDefault="00000000" w:rsidRPr="00000000" w14:paraId="000000C2">
      <w:pPr>
        <w:rPr>
          <w:b w:val="1"/>
          <w:sz w:val="36"/>
          <w:szCs w:val="36"/>
        </w:rPr>
      </w:pPr>
      <w:r w:rsidDel="00000000" w:rsidR="00000000" w:rsidRPr="00000000">
        <w:rPr>
          <w:rtl w:val="0"/>
        </w:rPr>
      </w:r>
    </w:p>
    <w:p w:rsidR="00000000" w:rsidDel="00000000" w:rsidP="00000000" w:rsidRDefault="00000000" w:rsidRPr="00000000" w14:paraId="000000C3">
      <w:pPr>
        <w:rPr>
          <w:b w:val="1"/>
          <w:sz w:val="36"/>
          <w:szCs w:val="36"/>
        </w:rPr>
      </w:pPr>
      <w:r w:rsidDel="00000000" w:rsidR="00000000" w:rsidRPr="00000000">
        <w:rPr>
          <w:rtl w:val="0"/>
        </w:rPr>
      </w:r>
    </w:p>
    <w:p w:rsidR="00000000" w:rsidDel="00000000" w:rsidP="00000000" w:rsidRDefault="00000000" w:rsidRPr="00000000" w14:paraId="000000C4">
      <w:pPr>
        <w:rPr>
          <w:b w:val="1"/>
          <w:sz w:val="36"/>
          <w:szCs w:val="36"/>
        </w:rPr>
      </w:pPr>
      <w:r w:rsidDel="00000000" w:rsidR="00000000" w:rsidRPr="00000000">
        <w:rPr>
          <w:rtl w:val="0"/>
        </w:rPr>
      </w:r>
    </w:p>
    <w:p w:rsidR="00000000" w:rsidDel="00000000" w:rsidP="00000000" w:rsidRDefault="00000000" w:rsidRPr="00000000" w14:paraId="000000C5">
      <w:pPr>
        <w:rPr>
          <w:b w:val="1"/>
          <w:sz w:val="36"/>
          <w:szCs w:val="36"/>
        </w:rPr>
      </w:pPr>
      <w:r w:rsidDel="00000000" w:rsidR="00000000" w:rsidRPr="00000000">
        <w:rPr>
          <w:rtl w:val="0"/>
        </w:rPr>
      </w:r>
    </w:p>
    <w:p w:rsidR="00000000" w:rsidDel="00000000" w:rsidP="00000000" w:rsidRDefault="00000000" w:rsidRPr="00000000" w14:paraId="000000C6">
      <w:pPr>
        <w:rPr>
          <w:b w:val="1"/>
          <w:sz w:val="36"/>
          <w:szCs w:val="36"/>
        </w:rPr>
      </w:pPr>
      <w:r w:rsidDel="00000000" w:rsidR="00000000" w:rsidRPr="00000000">
        <w:rPr>
          <w:rtl w:val="0"/>
        </w:rPr>
      </w:r>
    </w:p>
    <w:p w:rsidR="00000000" w:rsidDel="00000000" w:rsidP="00000000" w:rsidRDefault="00000000" w:rsidRPr="00000000" w14:paraId="000000C7">
      <w:pPr>
        <w:rPr>
          <w:b w:val="1"/>
          <w:sz w:val="32"/>
          <w:szCs w:val="32"/>
        </w:rPr>
      </w:pPr>
      <w:r w:rsidDel="00000000" w:rsidR="00000000" w:rsidRPr="00000000">
        <w:rPr>
          <w:b w:val="1"/>
          <w:sz w:val="32"/>
          <w:szCs w:val="32"/>
          <w:rtl w:val="0"/>
        </w:rPr>
        <w:t xml:space="preserve">6. ERD DIAGRAM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bookmarkStart w:colFirst="0" w:colLast="0" w:name="_heading=h.4d34og8" w:id="9"/>
      <w:bookmarkEnd w:id="9"/>
      <w:r w:rsidDel="00000000" w:rsidR="00000000" w:rsidRPr="00000000">
        <w:rPr/>
        <w:drawing>
          <wp:inline distB="114300" distT="114300" distL="114300" distR="114300">
            <wp:extent cx="6434138" cy="4448175"/>
            <wp:effectExtent b="0" l="0" r="0" t="0"/>
            <wp:docPr id="220" name="image9.png"/>
            <a:graphic>
              <a:graphicData uri="http://schemas.openxmlformats.org/drawingml/2006/picture">
                <pic:pic>
                  <pic:nvPicPr>
                    <pic:cNvPr id="0" name="image9.png"/>
                    <pic:cNvPicPr preferRelativeResize="0"/>
                  </pic:nvPicPr>
                  <pic:blipFill>
                    <a:blip r:embed="rId8"/>
                    <a:srcRect b="29390" l="-1251" r="40033" t="0"/>
                    <a:stretch>
                      <a:fillRect/>
                    </a:stretch>
                  </pic:blipFill>
                  <pic:spPr>
                    <a:xfrm>
                      <a:off x="0" y="0"/>
                      <a:ext cx="6434138"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center"/>
        <w:rPr/>
      </w:pPr>
      <w:bookmarkStart w:colFirst="0" w:colLast="0" w:name="_heading=h.6ehvtdsgm2d4" w:id="10"/>
      <w:bookmarkEnd w:id="10"/>
      <w:r w:rsidDel="00000000" w:rsidR="00000000" w:rsidRPr="00000000">
        <w:rPr>
          <w:rtl w:val="0"/>
        </w:rPr>
        <w:t xml:space="preserve">                             </w:t>
      </w:r>
      <w:r w:rsidDel="00000000" w:rsidR="00000000" w:rsidRPr="00000000">
        <w:rPr>
          <w:b w:val="1"/>
          <w:rtl w:val="0"/>
        </w:rPr>
        <w:t xml:space="preserve"> </w:t>
      </w:r>
      <w:r w:rsidDel="00000000" w:rsidR="00000000" w:rsidRPr="00000000">
        <w:rPr>
          <w:b w:val="1"/>
          <w:i w:val="1"/>
          <w:color w:val="8c8c8c"/>
          <w:sz w:val="18"/>
          <w:szCs w:val="18"/>
          <w:rtl w:val="0"/>
        </w:rPr>
        <w:t xml:space="preserve"> Fig. ERD</w:t>
      </w:r>
      <w:r w:rsidDel="00000000" w:rsidR="00000000" w:rsidRPr="00000000">
        <w:rPr>
          <w:rtl w:val="0"/>
        </w:rPr>
      </w:r>
    </w:p>
    <w:p w:rsidR="00000000" w:rsidDel="00000000" w:rsidP="00000000" w:rsidRDefault="00000000" w:rsidRPr="00000000" w14:paraId="000000CB">
      <w:pPr>
        <w:rPr/>
      </w:pPr>
      <w:bookmarkStart w:colFirst="0" w:colLast="0" w:name="_heading=h.p0kjz9r9s3fv" w:id="11"/>
      <w:bookmarkEnd w:id="11"/>
      <w:r w:rsidDel="00000000" w:rsidR="00000000" w:rsidRPr="00000000">
        <w:rPr>
          <w:rtl w:val="0"/>
        </w:rPr>
      </w:r>
    </w:p>
    <w:tbl>
      <w:tblPr>
        <w:tblStyle w:val="Table4"/>
        <w:tblW w:w="11055.0" w:type="dxa"/>
        <w:jc w:val="left"/>
        <w:tblInd w:w="-5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2055"/>
        <w:gridCol w:w="2130"/>
        <w:gridCol w:w="1635"/>
        <w:gridCol w:w="1620"/>
        <w:gridCol w:w="1665"/>
        <w:gridCol w:w="1590"/>
        <w:tblGridChange w:id="0">
          <w:tblGrid>
            <w:gridCol w:w="360"/>
            <w:gridCol w:w="2055"/>
            <w:gridCol w:w="2130"/>
            <w:gridCol w:w="1635"/>
            <w:gridCol w:w="1620"/>
            <w:gridCol w:w="1665"/>
            <w:gridCol w:w="1590"/>
          </w:tblGrid>
        </w:tblGridChange>
      </w:tblGrid>
      <w:tr>
        <w:trPr>
          <w:cantSplit w:val="0"/>
          <w:trHeight w:val="735" w:hRule="atLeast"/>
          <w:tblHeader w:val="0"/>
        </w:trPr>
        <w:tc>
          <w:tcPr>
            <w:gridSpan w:val="6"/>
          </w:tcPr>
          <w:p w:rsidR="00000000" w:rsidDel="00000000" w:rsidP="00000000" w:rsidRDefault="00000000" w:rsidRPr="00000000" w14:paraId="000000C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Components of ERD</w:t>
            </w:r>
            <w:r w:rsidDel="00000000" w:rsidR="00000000" w:rsidRPr="00000000">
              <w:pict>
                <v:rect style="width:0.0pt;height:1.5pt" o:hr="t" o:hrstd="t" o:hralign="center" fillcolor="#A0A0A0" stroked="f"/>
              </w:pict>
            </w:r>
            <w:r w:rsidDel="00000000" w:rsidR="00000000" w:rsidRPr="00000000">
              <w:rPr>
                <w:rtl w:val="0"/>
              </w:rPr>
            </w:r>
          </w:p>
        </w:tc>
      </w:tr>
      <w:tr>
        <w:trPr>
          <w:cantSplit w:val="0"/>
          <w:trHeight w:val="375" w:hRule="atLeast"/>
          <w:tblHeader w:val="0"/>
        </w:trPr>
        <w:tc>
          <w:tcPr>
            <w:vMerge w:val="restart"/>
          </w:tcPr>
          <w:p w:rsidR="00000000" w:rsidDel="00000000" w:rsidP="00000000" w:rsidRDefault="00000000" w:rsidRPr="00000000" w14:paraId="000000D2">
            <w:pPr>
              <w:pStyle w:val="Heading1"/>
              <w:rPr>
                <w:rFonts w:ascii="Times New Roman" w:cs="Times New Roman" w:eastAsia="Times New Roman" w:hAnsi="Times New Roman"/>
              </w:rPr>
            </w:pPr>
            <w:r w:rsidDel="00000000" w:rsidR="00000000" w:rsidRPr="00000000">
              <w:rPr>
                <w:rtl w:val="0"/>
              </w:rPr>
            </w:r>
          </w:p>
        </w:tc>
        <w:tc>
          <w:tcPr>
            <w:tcBorders>
              <w:top w:color="000000" w:space="0" w:sz="0" w:val="nil"/>
              <w:bottom w:color="000000" w:space="0" w:sz="4" w:val="single"/>
            </w:tcBorders>
            <w:shd w:fill="auto" w:val="clear"/>
          </w:tcPr>
          <w:p w:rsidR="00000000" w:rsidDel="00000000" w:rsidP="00000000" w:rsidRDefault="00000000" w:rsidRPr="00000000" w14:paraId="000000D3">
            <w:pPr>
              <w:rPr>
                <w:b w:val="1"/>
                <w:sz w:val="28"/>
                <w:szCs w:val="28"/>
              </w:rPr>
            </w:pPr>
            <w:r w:rsidDel="00000000" w:rsidR="00000000" w:rsidRPr="00000000">
              <w:rPr>
                <w:b w:val="1"/>
                <w:sz w:val="28"/>
                <w:szCs w:val="28"/>
                <w:rtl w:val="0"/>
              </w:rPr>
              <w:t xml:space="preserve">ENTITIES</w:t>
            </w:r>
          </w:p>
        </w:tc>
        <w:tc>
          <w:tcPr>
            <w:tcBorders>
              <w:bottom w:color="000000" w:space="0" w:sz="4" w:val="single"/>
            </w:tcBorders>
            <w:shd w:fill="auto" w:val="clear"/>
          </w:tcPr>
          <w:p w:rsidR="00000000" w:rsidDel="00000000" w:rsidP="00000000" w:rsidRDefault="00000000" w:rsidRPr="00000000" w14:paraId="000000D4">
            <w:pPr>
              <w:rPr>
                <w:b w:val="1"/>
              </w:rPr>
            </w:pPr>
            <w:r w:rsidDel="00000000" w:rsidR="00000000" w:rsidRPr="00000000">
              <w:rPr>
                <w:b w:val="1"/>
                <w:rtl w:val="0"/>
              </w:rPr>
              <w:t xml:space="preserve">ALERT</w:t>
            </w:r>
          </w:p>
        </w:tc>
        <w:tc>
          <w:tcPr>
            <w:tcBorders>
              <w:bottom w:color="000000" w:space="0" w:sz="4" w:val="single"/>
            </w:tcBorders>
            <w:shd w:fill="auto" w:val="clear"/>
          </w:tcPr>
          <w:p w:rsidR="00000000" w:rsidDel="00000000" w:rsidP="00000000" w:rsidRDefault="00000000" w:rsidRPr="00000000" w14:paraId="000000D5">
            <w:pPr>
              <w:rPr>
                <w:b w:val="1"/>
              </w:rPr>
            </w:pPr>
            <w:r w:rsidDel="00000000" w:rsidR="00000000" w:rsidRPr="00000000">
              <w:rPr>
                <w:b w:val="1"/>
                <w:rtl w:val="0"/>
              </w:rPr>
              <w:t xml:space="preserve">LOCATION</w:t>
            </w:r>
          </w:p>
        </w:tc>
        <w:tc>
          <w:tcPr>
            <w:tcBorders>
              <w:bottom w:color="000000" w:space="0" w:sz="4" w:val="single"/>
            </w:tcBorders>
            <w:shd w:fill="auto" w:val="clear"/>
          </w:tcPr>
          <w:p w:rsidR="00000000" w:rsidDel="00000000" w:rsidP="00000000" w:rsidRDefault="00000000" w:rsidRPr="00000000" w14:paraId="000000D6">
            <w:pPr>
              <w:rPr>
                <w:b w:val="1"/>
              </w:rPr>
            </w:pPr>
            <w:r w:rsidDel="00000000" w:rsidR="00000000" w:rsidRPr="00000000">
              <w:rPr>
                <w:b w:val="1"/>
                <w:rtl w:val="0"/>
              </w:rPr>
              <w:t xml:space="preserve">G_MAPS</w:t>
            </w:r>
          </w:p>
        </w:tc>
        <w:tc>
          <w:tcPr>
            <w:tcBorders>
              <w:bottom w:color="000000" w:space="0" w:sz="4" w:val="single"/>
            </w:tcBorders>
            <w:shd w:fill="auto" w:val="clear"/>
          </w:tcPr>
          <w:p w:rsidR="00000000" w:rsidDel="00000000" w:rsidP="00000000" w:rsidRDefault="00000000" w:rsidRPr="00000000" w14:paraId="000000D7">
            <w:pPr>
              <w:rPr/>
            </w:pPr>
            <w:r w:rsidDel="00000000" w:rsidR="00000000" w:rsidRPr="00000000">
              <w:rPr>
                <w:b w:val="1"/>
                <w:rtl w:val="0"/>
              </w:rPr>
              <w:t xml:space="preserve">DB HELPER</w:t>
            </w:r>
            <w:r w:rsidDel="00000000" w:rsidR="00000000" w:rsidRPr="00000000">
              <w:rPr>
                <w:rtl w:val="0"/>
              </w:rPr>
            </w:r>
          </w:p>
        </w:tc>
        <w:tc>
          <w:tcPr>
            <w:shd w:fill="auto" w:val="clear"/>
          </w:tcPr>
          <w:p w:rsidR="00000000" w:rsidDel="00000000" w:rsidP="00000000" w:rsidRDefault="00000000" w:rsidRPr="00000000" w14:paraId="000000D8">
            <w:pPr>
              <w:rPr/>
            </w:pPr>
            <w:r w:rsidDel="00000000" w:rsidR="00000000" w:rsidRPr="00000000">
              <w:rPr>
                <w:b w:val="1"/>
                <w:rtl w:val="0"/>
              </w:rPr>
              <w:t xml:space="preserve">SMS</w:t>
            </w:r>
            <w:r w:rsidDel="00000000" w:rsidR="00000000" w:rsidRPr="00000000">
              <w:rPr>
                <w:rtl w:val="0"/>
              </w:rPr>
            </w:r>
          </w:p>
        </w:tc>
      </w:tr>
      <w:tr>
        <w:trPr>
          <w:cantSplit w:val="0"/>
          <w:trHeight w:val="765" w:hRule="atLeast"/>
          <w:tblHeader w:val="0"/>
        </w:trPr>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DA">
            <w:pPr>
              <w:rPr>
                <w:b w:val="1"/>
                <w:sz w:val="28"/>
                <w:szCs w:val="28"/>
              </w:rPr>
            </w:pPr>
            <w:r w:rsidDel="00000000" w:rsidR="00000000" w:rsidRPr="00000000">
              <w:rPr>
                <w:b w:val="1"/>
                <w:sz w:val="28"/>
                <w:szCs w:val="28"/>
                <w:rtl w:val="0"/>
              </w:rPr>
              <w:t xml:space="preserve">ATTRIBUTES</w:t>
            </w:r>
          </w:p>
        </w:tc>
        <w:tc>
          <w:tcPr>
            <w:tcBorders>
              <w:top w:color="000000" w:space="0" w:sz="4" w:val="single"/>
            </w:tcBorders>
            <w:shd w:fill="auto" w:val="clear"/>
          </w:tcPr>
          <w:p w:rsidR="00000000" w:rsidDel="00000000" w:rsidP="00000000" w:rsidRDefault="00000000" w:rsidRPr="00000000" w14:paraId="000000DB">
            <w:pPr>
              <w:rPr/>
            </w:pPr>
            <w:r w:rsidDel="00000000" w:rsidR="00000000" w:rsidRPr="00000000">
              <w:rPr>
                <w:rtl w:val="0"/>
              </w:rPr>
              <w:t xml:space="preserve">LOCATION </w:t>
            </w:r>
          </w:p>
        </w:tc>
        <w:tc>
          <w:tcPr>
            <w:tcBorders>
              <w:top w:color="000000" w:space="0" w:sz="4" w:val="single"/>
            </w:tcBorders>
            <w:shd w:fill="auto" w:val="clear"/>
          </w:tcPr>
          <w:p w:rsidR="00000000" w:rsidDel="00000000" w:rsidP="00000000" w:rsidRDefault="00000000" w:rsidRPr="00000000" w14:paraId="000000DC">
            <w:pPr>
              <w:rPr/>
            </w:pPr>
            <w:r w:rsidDel="00000000" w:rsidR="00000000" w:rsidRPr="00000000">
              <w:rPr>
                <w:rtl w:val="0"/>
              </w:rPr>
              <w:t xml:space="preserve">LOCATION</w:t>
            </w:r>
          </w:p>
          <w:p w:rsidR="00000000" w:rsidDel="00000000" w:rsidP="00000000" w:rsidRDefault="00000000" w:rsidRPr="00000000" w14:paraId="000000DD">
            <w:pPr>
              <w:rPr/>
            </w:pPr>
            <w:r w:rsidDel="00000000" w:rsidR="00000000" w:rsidRPr="00000000">
              <w:rPr>
                <w:rtl w:val="0"/>
              </w:rPr>
              <w:t xml:space="preserve">FREQUENT LOCATION LIST</w:t>
            </w:r>
          </w:p>
        </w:tc>
        <w:tc>
          <w:tcPr>
            <w:tcBorders>
              <w:top w:color="000000" w:space="0" w:sz="4" w:val="single"/>
            </w:tcBorders>
            <w:shd w:fill="auto" w:val="clear"/>
          </w:tcPr>
          <w:p w:rsidR="00000000" w:rsidDel="00000000" w:rsidP="00000000" w:rsidRDefault="00000000" w:rsidRPr="00000000" w14:paraId="000000DE">
            <w:pPr>
              <w:rPr/>
            </w:pPr>
            <w:r w:rsidDel="00000000" w:rsidR="00000000" w:rsidRPr="00000000">
              <w:rPr>
                <w:rtl w:val="0"/>
              </w:rPr>
              <w:t xml:space="preserve">LOCATION</w:t>
            </w:r>
          </w:p>
        </w:tc>
        <w:tc>
          <w:tcPr>
            <w:tcBorders>
              <w:top w:color="000000" w:space="0" w:sz="4" w:val="single"/>
            </w:tcBorders>
            <w:shd w:fill="auto" w:val="clear"/>
          </w:tcPr>
          <w:p w:rsidR="00000000" w:rsidDel="00000000" w:rsidP="00000000" w:rsidRDefault="00000000" w:rsidRPr="00000000" w14:paraId="000000DF">
            <w:pPr>
              <w:rPr/>
            </w:pPr>
            <w:r w:rsidDel="00000000" w:rsidR="00000000" w:rsidRPr="00000000">
              <w:rPr>
                <w:rtl w:val="0"/>
              </w:rPr>
              <w:t xml:space="preserve">LOCATION </w:t>
            </w:r>
          </w:p>
        </w:tc>
        <w:tc>
          <w:tcPr>
            <w:shd w:fill="auto" w:val="clear"/>
          </w:tcPr>
          <w:p w:rsidR="00000000" w:rsidDel="00000000" w:rsidP="00000000" w:rsidRDefault="00000000" w:rsidRPr="00000000" w14:paraId="000000E0">
            <w:pPr>
              <w:rPr/>
            </w:pPr>
            <w:r w:rsidDel="00000000" w:rsidR="00000000" w:rsidRPr="00000000">
              <w:rPr>
                <w:rtl w:val="0"/>
              </w:rPr>
              <w:t xml:space="preserve">LOCATION </w:t>
            </w:r>
          </w:p>
        </w:tc>
      </w:tr>
      <w:tr>
        <w:trPr>
          <w:cantSplit w:val="0"/>
          <w:trHeight w:val="617" w:hRule="atLeast"/>
          <w:tblHeader w:val="0"/>
        </w:trPr>
        <w:tc>
          <w:tcPr>
            <w:shd w:fill="auto" w:val="clear"/>
          </w:tcPr>
          <w:p w:rsidR="00000000" w:rsidDel="00000000" w:rsidP="00000000" w:rsidRDefault="00000000" w:rsidRPr="00000000" w14:paraId="000000E1">
            <w:pPr>
              <w:pStyle w:val="Heading1"/>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2">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w:t>
            </w:r>
          </w:p>
          <w:p w:rsidR="00000000" w:rsidDel="00000000" w:rsidP="00000000" w:rsidRDefault="00000000" w:rsidRPr="00000000" w14:paraId="000000E3">
            <w:pPr>
              <w:rPr>
                <w:b w:val="1"/>
                <w:sz w:val="28"/>
                <w:szCs w:val="28"/>
              </w:rPr>
            </w:pPr>
            <w:r w:rsidDel="00000000" w:rsidR="00000000" w:rsidRPr="00000000">
              <w:rPr>
                <w:rtl w:val="0"/>
              </w:rPr>
            </w:r>
          </w:p>
          <w:p w:rsidR="00000000" w:rsidDel="00000000" w:rsidP="00000000" w:rsidRDefault="00000000" w:rsidRPr="00000000" w14:paraId="000000E4">
            <w:pPr>
              <w:rPr>
                <w:b w:val="1"/>
                <w:sz w:val="28"/>
                <w:szCs w:val="28"/>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t xml:space="preserve">CALL ()</w:t>
            </w:r>
          </w:p>
          <w:p w:rsidR="00000000" w:rsidDel="00000000" w:rsidP="00000000" w:rsidRDefault="00000000" w:rsidRPr="00000000" w14:paraId="000000E6">
            <w:pPr>
              <w:rPr/>
            </w:pPr>
            <w:r w:rsidDel="00000000" w:rsidR="00000000" w:rsidRPr="00000000">
              <w:rPr>
                <w:rtl w:val="0"/>
              </w:rPr>
              <w:t xml:space="preserve">CHECK_INDICATION ()</w:t>
            </w:r>
          </w:p>
          <w:p w:rsidR="00000000" w:rsidDel="00000000" w:rsidP="00000000" w:rsidRDefault="00000000" w:rsidRPr="00000000" w14:paraId="000000E7">
            <w:pPr>
              <w:rPr/>
            </w:pPr>
            <w:r w:rsidDel="00000000" w:rsidR="00000000" w:rsidRPr="00000000">
              <w:rPr>
                <w:rtl w:val="0"/>
              </w:rPr>
              <w:t xml:space="preserve">CHECK_IF_DANGER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CHECK_AUTHENTICATION ()</w:t>
            </w:r>
          </w:p>
          <w:p w:rsidR="00000000" w:rsidDel="00000000" w:rsidP="00000000" w:rsidRDefault="00000000" w:rsidRPr="00000000" w14:paraId="000000EB">
            <w:pPr>
              <w:rPr/>
            </w:pPr>
            <w:r w:rsidDel="00000000" w:rsidR="00000000" w:rsidRPr="00000000">
              <w:rPr>
                <w:rtl w:val="0"/>
              </w:rPr>
              <w:t xml:space="preserve">VERIFY_USER ()</w:t>
            </w:r>
          </w:p>
          <w:p w:rsidR="00000000" w:rsidDel="00000000" w:rsidP="00000000" w:rsidRDefault="00000000" w:rsidRPr="00000000" w14:paraId="000000EC">
            <w:pPr>
              <w:rPr/>
            </w:pPr>
            <w:r w:rsidDel="00000000" w:rsidR="00000000" w:rsidRPr="00000000">
              <w:rPr>
                <w:rtl w:val="0"/>
              </w:rPr>
              <w:t xml:space="preserve">CREATE_PROFILE ()</w:t>
            </w:r>
          </w:p>
          <w:p w:rsidR="00000000" w:rsidDel="00000000" w:rsidP="00000000" w:rsidRDefault="00000000" w:rsidRPr="00000000" w14:paraId="000000ED">
            <w:pPr>
              <w:rPr/>
            </w:pPr>
            <w:r w:rsidDel="00000000" w:rsidR="00000000" w:rsidRPr="00000000">
              <w:rPr>
                <w:rtl w:val="0"/>
              </w:rPr>
              <w:t xml:space="preserve">ADD_LOCATION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MATCH_LOCATION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ADD_ENTRY ()</w:t>
            </w:r>
          </w:p>
          <w:p w:rsidR="00000000" w:rsidDel="00000000" w:rsidP="00000000" w:rsidRDefault="00000000" w:rsidRPr="00000000" w14:paraId="000000F4">
            <w:pPr>
              <w:rPr/>
            </w:pPr>
            <w:r w:rsidDel="00000000" w:rsidR="00000000" w:rsidRPr="00000000">
              <w:rPr>
                <w:rtl w:val="0"/>
              </w:rPr>
              <w:t xml:space="preserve">REMOVE_ENTRY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t xml:space="preserve">CHECK_SERVICE ()</w:t>
            </w:r>
          </w:p>
          <w:p w:rsidR="00000000" w:rsidDel="00000000" w:rsidP="00000000" w:rsidRDefault="00000000" w:rsidRPr="00000000" w14:paraId="000000F8">
            <w:pPr>
              <w:rPr/>
            </w:pPr>
            <w:r w:rsidDel="00000000" w:rsidR="00000000" w:rsidRPr="00000000">
              <w:rPr>
                <w:rtl w:val="0"/>
              </w:rPr>
              <w:t xml:space="preserve">ACCESS_EMERGENCY_LIST ()</w:t>
            </w:r>
          </w:p>
          <w:p w:rsidR="00000000" w:rsidDel="00000000" w:rsidP="00000000" w:rsidRDefault="00000000" w:rsidRPr="00000000" w14:paraId="000000F9">
            <w:pPr>
              <w:rPr/>
            </w:pPr>
            <w:r w:rsidDel="00000000" w:rsidR="00000000" w:rsidRPr="00000000">
              <w:rPr>
                <w:rtl w:val="0"/>
              </w:rPr>
              <w:t xml:space="preserve">SEND_MESSAGE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tc>
      </w:tr>
      <w:tr>
        <w:trPr>
          <w:cantSplit w:val="0"/>
          <w:tblHeader w:val="0"/>
        </w:trPr>
        <w:tc>
          <w:tcPr/>
          <w:p w:rsidR="00000000" w:rsidDel="00000000" w:rsidP="00000000" w:rsidRDefault="00000000" w:rsidRPr="00000000" w14:paraId="000000FC">
            <w:pPr>
              <w:rPr>
                <w:sz w:val="20"/>
                <w:szCs w:val="20"/>
              </w:rPr>
            </w:pP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Alert checks if the danger button is pressed or not then either makes calls or </w:t>
      </w:r>
      <w:r w:rsidDel="00000000" w:rsidR="00000000" w:rsidRPr="00000000">
        <w:rPr>
          <w:rtl w:val="0"/>
        </w:rPr>
        <w:t xml:space="preserve">sends</w:t>
      </w:r>
      <w:r w:rsidDel="00000000" w:rsidR="00000000" w:rsidRPr="00000000">
        <w:rPr>
          <w:i w:val="0"/>
          <w:smallCaps w:val="0"/>
          <w:strike w:val="0"/>
          <w:color w:val="000000"/>
          <w:sz w:val="24"/>
          <w:szCs w:val="24"/>
          <w:u w:val="none"/>
          <w:shd w:fill="auto" w:val="clear"/>
          <w:vertAlign w:val="baseline"/>
          <w:rtl w:val="0"/>
        </w:rPr>
        <w:t xml:space="preserve"> sms to guardians.</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Location verify user info and add user location in database.</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Google maps </w:t>
      </w:r>
      <w:r w:rsidDel="00000000" w:rsidR="00000000" w:rsidRPr="00000000">
        <w:rPr>
          <w:rtl w:val="0"/>
        </w:rPr>
        <w:t xml:space="preserve">provides the</w:t>
      </w:r>
      <w:r w:rsidDel="00000000" w:rsidR="00000000" w:rsidRPr="00000000">
        <w:rPr>
          <w:i w:val="0"/>
          <w:smallCaps w:val="0"/>
          <w:strike w:val="0"/>
          <w:color w:val="000000"/>
          <w:sz w:val="24"/>
          <w:szCs w:val="24"/>
          <w:u w:val="none"/>
          <w:shd w:fill="auto" w:val="clear"/>
          <w:vertAlign w:val="baseline"/>
          <w:rtl w:val="0"/>
        </w:rPr>
        <w:t xml:space="preserve"> current location of the user.</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tl w:val="0"/>
        </w:rPr>
        <w:t xml:space="preserve">Databases</w:t>
      </w:r>
      <w:r w:rsidDel="00000000" w:rsidR="00000000" w:rsidRPr="00000000">
        <w:rPr>
          <w:i w:val="0"/>
          <w:smallCaps w:val="0"/>
          <w:strike w:val="0"/>
          <w:color w:val="000000"/>
          <w:sz w:val="24"/>
          <w:szCs w:val="24"/>
          <w:u w:val="none"/>
          <w:shd w:fill="auto" w:val="clear"/>
          <w:vertAlign w:val="baseline"/>
          <w:rtl w:val="0"/>
        </w:rPr>
        <w:t xml:space="preserve"> add or remove the records of </w:t>
      </w:r>
      <w:r w:rsidDel="00000000" w:rsidR="00000000" w:rsidRPr="00000000">
        <w:rPr>
          <w:rtl w:val="0"/>
        </w:rPr>
        <w:t xml:space="preserve">users</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SMS checks internet connection and sends </w:t>
      </w:r>
      <w:r w:rsidDel="00000000" w:rsidR="00000000" w:rsidRPr="00000000">
        <w:rPr>
          <w:rtl w:val="0"/>
        </w:rPr>
        <w:t xml:space="preserve">messages</w:t>
      </w:r>
      <w:r w:rsidDel="00000000" w:rsidR="00000000" w:rsidRPr="00000000">
        <w:rPr>
          <w:i w:val="0"/>
          <w:smallCaps w:val="0"/>
          <w:strike w:val="0"/>
          <w:color w:val="000000"/>
          <w:sz w:val="24"/>
          <w:szCs w:val="24"/>
          <w:u w:val="none"/>
          <w:shd w:fill="auto" w:val="clear"/>
          <w:vertAlign w:val="baseline"/>
          <w:rtl w:val="0"/>
        </w:rPr>
        <w:t xml:space="preserve"> to guardians in the friend list </w:t>
      </w:r>
      <w:r w:rsidDel="00000000" w:rsidR="00000000" w:rsidRPr="00000000">
        <w:rPr>
          <w:rtl w:val="0"/>
        </w:rPr>
        <w:t xml:space="preserve">if the danger</w:t>
      </w:r>
      <w:r w:rsidDel="00000000" w:rsidR="00000000" w:rsidRPr="00000000">
        <w:rPr>
          <w:i w:val="0"/>
          <w:smallCaps w:val="0"/>
          <w:strike w:val="0"/>
          <w:color w:val="000000"/>
          <w:sz w:val="24"/>
          <w:szCs w:val="24"/>
          <w:u w:val="none"/>
          <w:shd w:fill="auto" w:val="clear"/>
          <w:vertAlign w:val="baseline"/>
          <w:rtl w:val="0"/>
        </w:rPr>
        <w:t xml:space="preserve"> button is pressed.</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tbl>
      <w:tblPr>
        <w:tblStyle w:val="Table5"/>
        <w:tblW w:w="11415.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
        <w:gridCol w:w="2235"/>
        <w:gridCol w:w="2025"/>
        <w:gridCol w:w="1470"/>
        <w:gridCol w:w="1650"/>
        <w:gridCol w:w="1320"/>
        <w:gridCol w:w="2445"/>
        <w:tblGridChange w:id="0">
          <w:tblGrid>
            <w:gridCol w:w="270"/>
            <w:gridCol w:w="2235"/>
            <w:gridCol w:w="2025"/>
            <w:gridCol w:w="1470"/>
            <w:gridCol w:w="1650"/>
            <w:gridCol w:w="1320"/>
            <w:gridCol w:w="2445"/>
          </w:tblGrid>
        </w:tblGridChange>
      </w:tblGrid>
      <w:tr>
        <w:trPr>
          <w:cantSplit w:val="0"/>
          <w:trHeight w:val="263" w:hRule="atLeast"/>
          <w:tblHeader w:val="0"/>
        </w:trPr>
        <w:tc>
          <w:tcPr>
            <w:gridSpan w:val="6"/>
          </w:tcPr>
          <w:p w:rsidR="00000000" w:rsidDel="00000000" w:rsidP="00000000" w:rsidRDefault="00000000" w:rsidRPr="00000000" w14:paraId="0000010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Components of ERD</w:t>
            </w:r>
            <w:r w:rsidDel="00000000" w:rsidR="00000000" w:rsidRPr="00000000">
              <w:rPr>
                <w:rtl w:val="0"/>
              </w:rPr>
            </w:r>
          </w:p>
        </w:tc>
      </w:tr>
      <w:tr>
        <w:trPr>
          <w:cantSplit w:val="0"/>
          <w:trHeight w:val="488" w:hRule="atLeast"/>
          <w:tblHeader w:val="0"/>
        </w:trPr>
        <w:tc>
          <w:tcPr>
            <w:vMerge w:val="restart"/>
          </w:tcPr>
          <w:p w:rsidR="00000000" w:rsidDel="00000000" w:rsidP="00000000" w:rsidRDefault="00000000" w:rsidRPr="00000000" w14:paraId="0000010A">
            <w:pPr>
              <w:pStyle w:val="Heading1"/>
              <w:rPr>
                <w:rFonts w:ascii="Times New Roman" w:cs="Times New Roman" w:eastAsia="Times New Roman" w:hAnsi="Times New Roman"/>
              </w:rPr>
            </w:pPr>
            <w:r w:rsidDel="00000000" w:rsidR="00000000" w:rsidRPr="00000000">
              <w:rPr>
                <w:rtl w:val="0"/>
              </w:rPr>
            </w:r>
          </w:p>
        </w:tc>
        <w:tc>
          <w:tcPr>
            <w:tcBorders>
              <w:top w:color="000000" w:space="0" w:sz="0" w:val="nil"/>
              <w:bottom w:color="000000" w:space="0" w:sz="4" w:val="single"/>
            </w:tcBorders>
            <w:shd w:fill="auto" w:val="clear"/>
          </w:tcPr>
          <w:p w:rsidR="00000000" w:rsidDel="00000000" w:rsidP="00000000" w:rsidRDefault="00000000" w:rsidRPr="00000000" w14:paraId="0000010B">
            <w:pPr>
              <w:rPr>
                <w:b w:val="1"/>
                <w:sz w:val="30"/>
                <w:szCs w:val="30"/>
              </w:rPr>
            </w:pPr>
            <w:r w:rsidDel="00000000" w:rsidR="00000000" w:rsidRPr="00000000">
              <w:rPr>
                <w:b w:val="1"/>
                <w:sz w:val="30"/>
                <w:szCs w:val="30"/>
                <w:rtl w:val="0"/>
              </w:rPr>
              <w:t xml:space="preserve">ENTITIES</w:t>
            </w:r>
          </w:p>
        </w:tc>
        <w:tc>
          <w:tcPr>
            <w:tcBorders>
              <w:bottom w:color="000000" w:space="0" w:sz="4" w:val="single"/>
            </w:tcBorders>
            <w:shd w:fill="auto" w:val="clear"/>
          </w:tcPr>
          <w:p w:rsidR="00000000" w:rsidDel="00000000" w:rsidP="00000000" w:rsidRDefault="00000000" w:rsidRPr="00000000" w14:paraId="0000010C">
            <w:pPr>
              <w:rPr>
                <w:b w:val="1"/>
              </w:rPr>
            </w:pPr>
            <w:r w:rsidDel="00000000" w:rsidR="00000000" w:rsidRPr="00000000">
              <w:rPr>
                <w:b w:val="1"/>
                <w:rtl w:val="0"/>
              </w:rPr>
              <w:t xml:space="preserve">ACCOUNT</w:t>
            </w:r>
          </w:p>
        </w:tc>
        <w:tc>
          <w:tcPr>
            <w:tcBorders>
              <w:bottom w:color="000000" w:space="0" w:sz="4" w:val="single"/>
            </w:tcBorders>
            <w:shd w:fill="auto" w:val="clear"/>
          </w:tcPr>
          <w:p w:rsidR="00000000" w:rsidDel="00000000" w:rsidP="00000000" w:rsidRDefault="00000000" w:rsidRPr="00000000" w14:paraId="0000010D">
            <w:pPr>
              <w:rPr>
                <w:b w:val="1"/>
              </w:rPr>
            </w:pPr>
            <w:r w:rsidDel="00000000" w:rsidR="00000000" w:rsidRPr="00000000">
              <w:rPr>
                <w:b w:val="1"/>
                <w:rtl w:val="0"/>
              </w:rPr>
              <w:t xml:space="preserve">USER</w:t>
            </w:r>
          </w:p>
        </w:tc>
        <w:tc>
          <w:tcPr>
            <w:tcBorders>
              <w:bottom w:color="000000" w:space="0" w:sz="4" w:val="single"/>
            </w:tcBorders>
            <w:shd w:fill="auto" w:val="clear"/>
          </w:tcPr>
          <w:p w:rsidR="00000000" w:rsidDel="00000000" w:rsidP="00000000" w:rsidRDefault="00000000" w:rsidRPr="00000000" w14:paraId="0000010E">
            <w:pPr>
              <w:rPr>
                <w:b w:val="1"/>
              </w:rPr>
            </w:pPr>
            <w:r w:rsidDel="00000000" w:rsidR="00000000" w:rsidRPr="00000000">
              <w:rPr>
                <w:b w:val="1"/>
                <w:rtl w:val="0"/>
              </w:rPr>
              <w:t xml:space="preserve">CONTACTS</w:t>
            </w:r>
          </w:p>
        </w:tc>
        <w:tc>
          <w:tcPr>
            <w:tcBorders>
              <w:bottom w:color="000000" w:space="0" w:sz="4" w:val="single"/>
            </w:tcBorders>
            <w:shd w:fill="auto" w:val="clear"/>
          </w:tcPr>
          <w:p w:rsidR="00000000" w:rsidDel="00000000" w:rsidP="00000000" w:rsidRDefault="00000000" w:rsidRPr="00000000" w14:paraId="0000010F">
            <w:pPr>
              <w:rPr>
                <w:b w:val="1"/>
              </w:rPr>
            </w:pPr>
            <w:r w:rsidDel="00000000" w:rsidR="00000000" w:rsidRPr="00000000">
              <w:rPr>
                <w:b w:val="1"/>
                <w:rtl w:val="0"/>
              </w:rPr>
              <w:t xml:space="preserve">FRIEND</w:t>
            </w:r>
          </w:p>
          <w:p w:rsidR="00000000" w:rsidDel="00000000" w:rsidP="00000000" w:rsidRDefault="00000000" w:rsidRPr="00000000" w14:paraId="00000110">
            <w:pPr>
              <w:rPr/>
            </w:pPr>
            <w:r w:rsidDel="00000000" w:rsidR="00000000" w:rsidRPr="00000000">
              <w:rPr>
                <w:rtl w:val="0"/>
              </w:rPr>
              <w:t xml:space="preserve">LIST</w:t>
            </w:r>
          </w:p>
        </w:tc>
        <w:tc>
          <w:tcPr>
            <w:shd w:fill="auto" w:val="clear"/>
          </w:tcPr>
          <w:p w:rsidR="00000000" w:rsidDel="00000000" w:rsidP="00000000" w:rsidRDefault="00000000" w:rsidRPr="00000000" w14:paraId="00000111">
            <w:pPr>
              <w:rPr>
                <w:b w:val="1"/>
              </w:rPr>
            </w:pPr>
            <w:r w:rsidDel="00000000" w:rsidR="00000000" w:rsidRPr="00000000">
              <w:rPr>
                <w:b w:val="1"/>
                <w:rtl w:val="0"/>
              </w:rPr>
              <w:t xml:space="preserve">EMERGENCY</w:t>
            </w:r>
          </w:p>
          <w:p w:rsidR="00000000" w:rsidDel="00000000" w:rsidP="00000000" w:rsidRDefault="00000000" w:rsidRPr="00000000" w14:paraId="00000112">
            <w:pPr>
              <w:rPr/>
            </w:pPr>
            <w:r w:rsidDel="00000000" w:rsidR="00000000" w:rsidRPr="00000000">
              <w:rPr>
                <w:rtl w:val="0"/>
              </w:rPr>
              <w:t xml:space="preserve">LIST</w:t>
            </w:r>
          </w:p>
        </w:tc>
      </w:tr>
      <w:tr>
        <w:trPr>
          <w:cantSplit w:val="0"/>
          <w:trHeight w:val="995" w:hRule="atLeast"/>
          <w:tblHeader w:val="0"/>
        </w:trPr>
        <w:tc>
          <w:tcPr>
            <w:vMerge w:val="continue"/>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114">
            <w:pPr>
              <w:rPr>
                <w:b w:val="1"/>
                <w:sz w:val="30"/>
                <w:szCs w:val="30"/>
              </w:rPr>
            </w:pPr>
            <w:r w:rsidDel="00000000" w:rsidR="00000000" w:rsidRPr="00000000">
              <w:rPr>
                <w:b w:val="1"/>
                <w:sz w:val="30"/>
                <w:szCs w:val="30"/>
                <w:rtl w:val="0"/>
              </w:rPr>
              <w:t xml:space="preserve">ATTRIBUTES</w:t>
            </w:r>
          </w:p>
        </w:tc>
        <w:tc>
          <w:tcPr>
            <w:tcBorders>
              <w:top w:color="000000" w:space="0" w:sz="4" w:val="single"/>
            </w:tcBorders>
            <w:shd w:fill="auto" w:val="clear"/>
          </w:tcPr>
          <w:p w:rsidR="00000000" w:rsidDel="00000000" w:rsidP="00000000" w:rsidRDefault="00000000" w:rsidRPr="00000000" w14:paraId="00000115">
            <w:pPr>
              <w:rPr>
                <w:b w:val="1"/>
              </w:rPr>
            </w:pPr>
            <w:r w:rsidDel="00000000" w:rsidR="00000000" w:rsidRPr="00000000">
              <w:rPr>
                <w:b w:val="1"/>
                <w:rtl w:val="0"/>
              </w:rPr>
              <w:t xml:space="preserve">NAME</w:t>
            </w:r>
          </w:p>
          <w:p w:rsidR="00000000" w:rsidDel="00000000" w:rsidP="00000000" w:rsidRDefault="00000000" w:rsidRPr="00000000" w14:paraId="00000116">
            <w:pPr>
              <w:rPr/>
            </w:pPr>
            <w:r w:rsidDel="00000000" w:rsidR="00000000" w:rsidRPr="00000000">
              <w:rPr>
                <w:rtl w:val="0"/>
              </w:rPr>
              <w:t xml:space="preserve">AGE</w:t>
            </w:r>
          </w:p>
          <w:p w:rsidR="00000000" w:rsidDel="00000000" w:rsidP="00000000" w:rsidRDefault="00000000" w:rsidRPr="00000000" w14:paraId="00000117">
            <w:pPr>
              <w:rPr/>
            </w:pPr>
            <w:r w:rsidDel="00000000" w:rsidR="00000000" w:rsidRPr="00000000">
              <w:rPr>
                <w:rtl w:val="0"/>
              </w:rPr>
              <w:t xml:space="preserve">PASSWORD</w:t>
            </w:r>
          </w:p>
          <w:p w:rsidR="00000000" w:rsidDel="00000000" w:rsidP="00000000" w:rsidRDefault="00000000" w:rsidRPr="00000000" w14:paraId="00000118">
            <w:pPr>
              <w:rPr/>
            </w:pPr>
            <w:r w:rsidDel="00000000" w:rsidR="00000000" w:rsidRPr="00000000">
              <w:rPr>
                <w:rtl w:val="0"/>
              </w:rPr>
              <w:t xml:space="preserve">PHONE NO</w:t>
            </w:r>
          </w:p>
          <w:p w:rsidR="00000000" w:rsidDel="00000000" w:rsidP="00000000" w:rsidRDefault="00000000" w:rsidRPr="00000000" w14:paraId="00000119">
            <w:pPr>
              <w:rPr/>
            </w:pPr>
            <w:r w:rsidDel="00000000" w:rsidR="00000000" w:rsidRPr="00000000">
              <w:rPr>
                <w:rtl w:val="0"/>
              </w:rPr>
              <w:t xml:space="preserve">EMAIL</w:t>
            </w:r>
          </w:p>
          <w:p w:rsidR="00000000" w:rsidDel="00000000" w:rsidP="00000000" w:rsidRDefault="00000000" w:rsidRPr="00000000" w14:paraId="0000011A">
            <w:pPr>
              <w:rPr/>
            </w:pPr>
            <w:r w:rsidDel="00000000" w:rsidR="00000000" w:rsidRPr="00000000">
              <w:rPr>
                <w:rtl w:val="0"/>
              </w:rPr>
              <w:t xml:space="preserve">EMERGENCY CONTACT LIST</w:t>
            </w:r>
          </w:p>
          <w:p w:rsidR="00000000" w:rsidDel="00000000" w:rsidP="00000000" w:rsidRDefault="00000000" w:rsidRPr="00000000" w14:paraId="0000011B">
            <w:pPr>
              <w:rPr/>
            </w:pP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11C">
            <w:pPr>
              <w:rPr>
                <w:b w:val="1"/>
              </w:rPr>
            </w:pPr>
            <w:r w:rsidDel="00000000" w:rsidR="00000000" w:rsidRPr="00000000">
              <w:rPr>
                <w:b w:val="1"/>
                <w:rtl w:val="0"/>
              </w:rPr>
              <w:t xml:space="preserve">NAME</w:t>
            </w:r>
          </w:p>
          <w:p w:rsidR="00000000" w:rsidDel="00000000" w:rsidP="00000000" w:rsidRDefault="00000000" w:rsidRPr="00000000" w14:paraId="0000011D">
            <w:pPr>
              <w:rPr/>
            </w:pPr>
            <w:r w:rsidDel="00000000" w:rsidR="00000000" w:rsidRPr="00000000">
              <w:rPr>
                <w:rtl w:val="0"/>
              </w:rPr>
              <w:t xml:space="preserve">PHONE NO</w:t>
            </w:r>
          </w:p>
          <w:p w:rsidR="00000000" w:rsidDel="00000000" w:rsidP="00000000" w:rsidRDefault="00000000" w:rsidRPr="00000000" w14:paraId="0000011E">
            <w:pPr>
              <w:rPr/>
            </w:pPr>
            <w:r w:rsidDel="00000000" w:rsidR="00000000" w:rsidRPr="00000000">
              <w:rPr>
                <w:rtl w:val="0"/>
              </w:rPr>
              <w:t xml:space="preserve">PASSWORD</w:t>
            </w:r>
          </w:p>
          <w:p w:rsidR="00000000" w:rsidDel="00000000" w:rsidP="00000000" w:rsidRDefault="00000000" w:rsidRPr="00000000" w14:paraId="0000011F">
            <w:pPr>
              <w:rPr/>
            </w:pPr>
            <w:r w:rsidDel="00000000" w:rsidR="00000000" w:rsidRPr="00000000">
              <w:rPr>
                <w:rtl w:val="0"/>
              </w:rPr>
              <w:t xml:space="preserve">EMAIL</w:t>
            </w:r>
          </w:p>
          <w:p w:rsidR="00000000" w:rsidDel="00000000" w:rsidP="00000000" w:rsidRDefault="00000000" w:rsidRPr="00000000" w14:paraId="00000120">
            <w:pPr>
              <w:rPr/>
            </w:pPr>
            <w:r w:rsidDel="00000000" w:rsidR="00000000" w:rsidRPr="00000000">
              <w:rPr>
                <w:rtl w:val="0"/>
              </w:rPr>
              <w:t xml:space="preserve">LOCATION</w:t>
            </w:r>
          </w:p>
        </w:tc>
        <w:tc>
          <w:tcPr>
            <w:tcBorders>
              <w:top w:color="000000" w:space="0" w:sz="4" w:val="single"/>
            </w:tcBorders>
            <w:shd w:fill="auto" w:val="clear"/>
          </w:tcPr>
          <w:p w:rsidR="00000000" w:rsidDel="00000000" w:rsidP="00000000" w:rsidRDefault="00000000" w:rsidRPr="00000000" w14:paraId="00000121">
            <w:pPr>
              <w:rPr>
                <w:b w:val="1"/>
              </w:rPr>
            </w:pPr>
            <w:r w:rsidDel="00000000" w:rsidR="00000000" w:rsidRPr="00000000">
              <w:rPr>
                <w:b w:val="1"/>
                <w:rtl w:val="0"/>
              </w:rPr>
              <w:t xml:space="preserve">NAME</w:t>
            </w:r>
          </w:p>
          <w:p w:rsidR="00000000" w:rsidDel="00000000" w:rsidP="00000000" w:rsidRDefault="00000000" w:rsidRPr="00000000" w14:paraId="00000122">
            <w:pPr>
              <w:rPr/>
            </w:pPr>
            <w:r w:rsidDel="00000000" w:rsidR="00000000" w:rsidRPr="00000000">
              <w:rPr>
                <w:rtl w:val="0"/>
              </w:rPr>
              <w:t xml:space="preserve">NUMBER</w:t>
            </w:r>
          </w:p>
        </w:tc>
        <w:tc>
          <w:tcPr>
            <w:tcBorders>
              <w:top w:color="000000" w:space="0" w:sz="4" w:val="single"/>
            </w:tcBorders>
            <w:shd w:fill="auto" w:val="clear"/>
          </w:tcPr>
          <w:p w:rsidR="00000000" w:rsidDel="00000000" w:rsidP="00000000" w:rsidRDefault="00000000" w:rsidRPr="00000000" w14:paraId="00000123">
            <w:pPr>
              <w:rPr>
                <w:b w:val="1"/>
              </w:rPr>
            </w:pPr>
            <w:r w:rsidDel="00000000" w:rsidR="00000000" w:rsidRPr="00000000">
              <w:rPr>
                <w:b w:val="1"/>
                <w:rtl w:val="0"/>
              </w:rPr>
              <w:t xml:space="preserve">NAME</w:t>
            </w:r>
          </w:p>
          <w:p w:rsidR="00000000" w:rsidDel="00000000" w:rsidP="00000000" w:rsidRDefault="00000000" w:rsidRPr="00000000" w14:paraId="00000124">
            <w:pPr>
              <w:rPr/>
            </w:pPr>
            <w:r w:rsidDel="00000000" w:rsidR="00000000" w:rsidRPr="00000000">
              <w:rPr>
                <w:rtl w:val="0"/>
              </w:rPr>
              <w:t xml:space="preserve">PHONE NO</w:t>
            </w:r>
          </w:p>
        </w:tc>
        <w:tc>
          <w:tcPr>
            <w:shd w:fill="auto" w:val="clear"/>
          </w:tcPr>
          <w:p w:rsidR="00000000" w:rsidDel="00000000" w:rsidP="00000000" w:rsidRDefault="00000000" w:rsidRPr="00000000" w14:paraId="00000125">
            <w:pPr>
              <w:rPr>
                <w:b w:val="1"/>
              </w:rPr>
            </w:pPr>
            <w:r w:rsidDel="00000000" w:rsidR="00000000" w:rsidRPr="00000000">
              <w:rPr>
                <w:b w:val="1"/>
                <w:rtl w:val="0"/>
              </w:rPr>
              <w:t xml:space="preserve">NAME</w:t>
            </w:r>
          </w:p>
          <w:p w:rsidR="00000000" w:rsidDel="00000000" w:rsidP="00000000" w:rsidRDefault="00000000" w:rsidRPr="00000000" w14:paraId="00000126">
            <w:pPr>
              <w:ind w:right="45" w:firstLine="0"/>
              <w:rPr/>
            </w:pPr>
            <w:r w:rsidDel="00000000" w:rsidR="00000000" w:rsidRPr="00000000">
              <w:rPr>
                <w:rtl w:val="0"/>
              </w:rPr>
              <w:t xml:space="preserve">PHONE NO</w:t>
            </w:r>
          </w:p>
        </w:tc>
      </w:tr>
      <w:tr>
        <w:trPr>
          <w:cantSplit w:val="0"/>
          <w:trHeight w:val="2775" w:hRule="atLeast"/>
          <w:tblHeader w:val="0"/>
        </w:trPr>
        <w:tc>
          <w:tcPr>
            <w:shd w:fill="auto" w:val="clear"/>
          </w:tcPr>
          <w:p w:rsidR="00000000" w:rsidDel="00000000" w:rsidP="00000000" w:rsidRDefault="00000000" w:rsidRPr="00000000" w14:paraId="00000127">
            <w:pPr>
              <w:pStyle w:val="Heading1"/>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8">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PURPOSE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t xml:space="preserve">REGISTER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t xml:space="preserve">CHECK_AUTHENTICATION ()</w:t>
            </w:r>
          </w:p>
          <w:p w:rsidR="00000000" w:rsidDel="00000000" w:rsidP="00000000" w:rsidRDefault="00000000" w:rsidRPr="00000000" w14:paraId="0000012F">
            <w:pPr>
              <w:rPr/>
            </w:pPr>
            <w:r w:rsidDel="00000000" w:rsidR="00000000" w:rsidRPr="00000000">
              <w:rPr>
                <w:rtl w:val="0"/>
              </w:rPr>
              <w:t xml:space="preserve">VERIFY_USER ()</w:t>
            </w:r>
          </w:p>
          <w:p w:rsidR="00000000" w:rsidDel="00000000" w:rsidP="00000000" w:rsidRDefault="00000000" w:rsidRPr="00000000" w14:paraId="00000130">
            <w:pPr>
              <w:rPr/>
            </w:pPr>
            <w:r w:rsidDel="00000000" w:rsidR="00000000" w:rsidRPr="00000000">
              <w:rPr>
                <w:rtl w:val="0"/>
              </w:rPr>
              <w:t xml:space="preserve">CREATE_PROFILE ()</w:t>
            </w:r>
          </w:p>
          <w:p w:rsidR="00000000" w:rsidDel="00000000" w:rsidP="00000000" w:rsidRDefault="00000000" w:rsidRPr="00000000" w14:paraId="00000131">
            <w:pPr>
              <w:rPr/>
            </w:pPr>
            <w:r w:rsidDel="00000000" w:rsidR="00000000" w:rsidRPr="00000000">
              <w:rPr>
                <w:rtl w:val="0"/>
              </w:rPr>
              <w:t xml:space="preserve">ADD_LOCATION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t xml:space="preserve">ACCESS_APPLICATION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SEND_MESSAGE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t xml:space="preserve">SEND_MESSAGE ()</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r>
          </w:p>
        </w:tc>
      </w:tr>
    </w:tbl>
    <w:p w:rsidR="00000000" w:rsidDel="00000000" w:rsidP="00000000" w:rsidRDefault="00000000" w:rsidRPr="00000000" w14:paraId="0000013D">
      <w:pPr>
        <w:pStyle w:val="Heading1"/>
        <w:numPr>
          <w:ilvl w:val="0"/>
          <w:numId w:val="4"/>
        </w:numPr>
        <w:ind w:left="36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Accounts will save the personal information of the user and perform the registration process.</w:t>
      </w:r>
    </w:p>
    <w:p w:rsidR="00000000" w:rsidDel="00000000" w:rsidP="00000000" w:rsidRDefault="00000000" w:rsidRPr="00000000" w14:paraId="0000013E">
      <w:pPr>
        <w:pStyle w:val="Heading1"/>
        <w:numPr>
          <w:ilvl w:val="0"/>
          <w:numId w:val="4"/>
        </w:numPr>
        <w:ind w:left="36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User will check the authentication of entered data and add location.</w:t>
      </w:r>
    </w:p>
    <w:p w:rsidR="00000000" w:rsidDel="00000000" w:rsidP="00000000" w:rsidRDefault="00000000" w:rsidRPr="00000000" w14:paraId="0000013F">
      <w:pPr>
        <w:pStyle w:val="Heading1"/>
        <w:numPr>
          <w:ilvl w:val="0"/>
          <w:numId w:val="4"/>
        </w:numPr>
        <w:ind w:left="36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Contacts will add the friends or guardians in the list.</w:t>
      </w:r>
    </w:p>
    <w:p w:rsidR="00000000" w:rsidDel="00000000" w:rsidP="00000000" w:rsidRDefault="00000000" w:rsidRPr="00000000" w14:paraId="00000140">
      <w:pPr>
        <w:pStyle w:val="Heading1"/>
        <w:numPr>
          <w:ilvl w:val="0"/>
          <w:numId w:val="4"/>
        </w:numPr>
        <w:ind w:left="36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Friends list contacts would be accessed and messages would be sent to them in case of emergency.</w:t>
      </w:r>
    </w:p>
    <w:p w:rsidR="00000000" w:rsidDel="00000000" w:rsidP="00000000" w:rsidRDefault="00000000" w:rsidRPr="00000000" w14:paraId="00000141">
      <w:pPr>
        <w:pStyle w:val="Heading1"/>
        <w:numPr>
          <w:ilvl w:val="0"/>
          <w:numId w:val="4"/>
        </w:numPr>
        <w:ind w:left="36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Emergency list contacts will be sent automatically by the app.</w:t>
      </w:r>
    </w:p>
    <w:p w:rsidR="00000000" w:rsidDel="00000000" w:rsidP="00000000" w:rsidRDefault="00000000" w:rsidRPr="00000000" w14:paraId="00000142">
      <w:pPr>
        <w:pStyle w:val="Heading1"/>
        <w:ind w:left="360" w:firstLine="0"/>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143">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7.  Data Flow Diagram (DFD)</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4">
      <w:pPr>
        <w:pStyle w:val="Heading1"/>
        <w:numPr>
          <w:ilvl w:val="0"/>
          <w:numId w:val="6"/>
        </w:numPr>
        <w:ind w:left="36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User will add his/her personal info in the registration page which will be stored in the database.</w:t>
      </w:r>
    </w:p>
    <w:p w:rsidR="00000000" w:rsidDel="00000000" w:rsidP="00000000" w:rsidRDefault="00000000" w:rsidRPr="00000000" w14:paraId="00000145">
      <w:pPr>
        <w:pStyle w:val="Heading1"/>
        <w:numPr>
          <w:ilvl w:val="0"/>
          <w:numId w:val="6"/>
        </w:numPr>
        <w:ind w:left="36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SMS will be sent to contacts stored in the database when the danger button is pressed.</w:t>
      </w:r>
    </w:p>
    <w:p w:rsidR="00000000" w:rsidDel="00000000" w:rsidP="00000000" w:rsidRDefault="00000000" w:rsidRPr="00000000" w14:paraId="00000146">
      <w:pPr>
        <w:pStyle w:val="Heading1"/>
        <w:numPr>
          <w:ilvl w:val="0"/>
          <w:numId w:val="6"/>
        </w:numPr>
        <w:ind w:left="36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Ménage the contacts of guardians and store them in a database.</w:t>
      </w:r>
    </w:p>
    <w:p w:rsidR="00000000" w:rsidDel="00000000" w:rsidP="00000000" w:rsidRDefault="00000000" w:rsidRPr="00000000" w14:paraId="00000147">
      <w:pPr>
        <w:pStyle w:val="Heading1"/>
        <w:numPr>
          <w:ilvl w:val="0"/>
          <w:numId w:val="6"/>
        </w:numPr>
        <w:ind w:left="36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GPS will track the current location of the user in the database.</w:t>
      </w:r>
    </w:p>
    <w:p w:rsidR="00000000" w:rsidDel="00000000" w:rsidP="00000000" w:rsidRDefault="00000000" w:rsidRPr="00000000" w14:paraId="0000014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175260</wp:posOffset>
            </wp:positionV>
            <wp:extent cx="5943600" cy="5519738"/>
            <wp:effectExtent b="0" l="0" r="0" t="0"/>
            <wp:wrapSquare wrapText="bothSides" distB="0" distT="0" distL="114300" distR="114300"/>
            <wp:docPr descr="dfd.jpg" id="218" name="image4.jpg"/>
            <a:graphic>
              <a:graphicData uri="http://schemas.openxmlformats.org/drawingml/2006/picture">
                <pic:pic>
                  <pic:nvPicPr>
                    <pic:cNvPr descr="dfd.jpg" id="0" name="image4.jpg"/>
                    <pic:cNvPicPr preferRelativeResize="0"/>
                  </pic:nvPicPr>
                  <pic:blipFill>
                    <a:blip r:embed="rId9"/>
                    <a:srcRect b="0" l="0" r="0" t="0"/>
                    <a:stretch>
                      <a:fillRect/>
                    </a:stretch>
                  </pic:blipFill>
                  <pic:spPr>
                    <a:xfrm>
                      <a:off x="0" y="0"/>
                      <a:ext cx="5943600" cy="5519738"/>
                    </a:xfrm>
                    <a:prstGeom prst="rect"/>
                    <a:ln/>
                  </pic:spPr>
                </pic:pic>
              </a:graphicData>
            </a:graphic>
          </wp:anchor>
        </w:drawing>
      </w:r>
    </w:p>
    <w:p w:rsidR="00000000" w:rsidDel="00000000" w:rsidP="00000000" w:rsidRDefault="00000000" w:rsidRPr="00000000" w14:paraId="00000149">
      <w:pPr>
        <w:jc w:val="center"/>
        <w:rPr>
          <w:i w:val="1"/>
          <w:color w:val="8c8c8c"/>
          <w:sz w:val="18"/>
          <w:szCs w:val="18"/>
        </w:rPr>
      </w:pPr>
      <w:r w:rsidDel="00000000" w:rsidR="00000000" w:rsidRPr="00000000">
        <w:rPr>
          <w:rtl w:val="0"/>
        </w:rPr>
        <w:t xml:space="preserve">      </w:t>
      </w:r>
      <w:r w:rsidDel="00000000" w:rsidR="00000000" w:rsidRPr="00000000">
        <w:rPr>
          <w:i w:val="1"/>
          <w:color w:val="8c8c8c"/>
          <w:sz w:val="18"/>
          <w:szCs w:val="18"/>
          <w:rtl w:val="0"/>
        </w:rPr>
        <w:t xml:space="preserve">Fig. DFD</w:t>
      </w:r>
    </w:p>
    <w:p w:rsidR="00000000" w:rsidDel="00000000" w:rsidP="00000000" w:rsidRDefault="00000000" w:rsidRPr="00000000" w14:paraId="0000014A">
      <w:pPr>
        <w:jc w:val="center"/>
        <w:rPr>
          <w:b w:val="1"/>
          <w:i w:val="1"/>
          <w:color w:val="8c8c8c"/>
          <w:sz w:val="18"/>
          <w:szCs w:val="18"/>
        </w:rPr>
      </w:pPr>
      <w:r w:rsidDel="00000000" w:rsidR="00000000" w:rsidRPr="00000000">
        <w:rPr>
          <w:rtl w:val="0"/>
        </w:rPr>
      </w:r>
    </w:p>
    <w:p w:rsidR="00000000" w:rsidDel="00000000" w:rsidP="00000000" w:rsidRDefault="00000000" w:rsidRPr="00000000" w14:paraId="0000014B">
      <w:pPr>
        <w:jc w:val="center"/>
        <w:rPr>
          <w:b w:val="1"/>
          <w:i w:val="1"/>
          <w:color w:val="8c8c8c"/>
          <w:sz w:val="18"/>
          <w:szCs w:val="18"/>
        </w:rPr>
      </w:pPr>
      <w:r w:rsidDel="00000000" w:rsidR="00000000" w:rsidRPr="00000000">
        <w:rPr>
          <w:rtl w:val="0"/>
        </w:rPr>
      </w:r>
    </w:p>
    <w:p w:rsidR="00000000" w:rsidDel="00000000" w:rsidP="00000000" w:rsidRDefault="00000000" w:rsidRPr="00000000" w14:paraId="0000014C">
      <w:pPr>
        <w:jc w:val="center"/>
        <w:rPr>
          <w:b w:val="1"/>
          <w:i w:val="1"/>
          <w:color w:val="8c8c8c"/>
          <w:sz w:val="18"/>
          <w:szCs w:val="18"/>
        </w:rPr>
      </w:pPr>
      <w:r w:rsidDel="00000000" w:rsidR="00000000" w:rsidRPr="00000000">
        <w:rPr>
          <w:rtl w:val="0"/>
        </w:rPr>
      </w:r>
    </w:p>
    <w:p w:rsidR="00000000" w:rsidDel="00000000" w:rsidP="00000000" w:rsidRDefault="00000000" w:rsidRPr="00000000" w14:paraId="0000014D">
      <w:pPr>
        <w:jc w:val="center"/>
        <w:rPr>
          <w:b w:val="1"/>
          <w:i w:val="1"/>
          <w:color w:val="8c8c8c"/>
          <w:sz w:val="18"/>
          <w:szCs w:val="18"/>
        </w:rPr>
      </w:pPr>
      <w:r w:rsidDel="00000000" w:rsidR="00000000" w:rsidRPr="00000000">
        <w:rPr>
          <w:rtl w:val="0"/>
        </w:rPr>
      </w:r>
    </w:p>
    <w:p w:rsidR="00000000" w:rsidDel="00000000" w:rsidP="00000000" w:rsidRDefault="00000000" w:rsidRPr="00000000" w14:paraId="0000014E">
      <w:pPr>
        <w:jc w:val="center"/>
        <w:rPr>
          <w:b w:val="1"/>
          <w:i w:val="1"/>
          <w:color w:val="8c8c8c"/>
          <w:sz w:val="18"/>
          <w:szCs w:val="18"/>
        </w:rPr>
      </w:pPr>
      <w:r w:rsidDel="00000000" w:rsidR="00000000" w:rsidRPr="00000000">
        <w:rPr>
          <w:rtl w:val="0"/>
        </w:rPr>
      </w:r>
    </w:p>
    <w:p w:rsidR="00000000" w:rsidDel="00000000" w:rsidP="00000000" w:rsidRDefault="00000000" w:rsidRPr="00000000" w14:paraId="0000014F">
      <w:pPr>
        <w:jc w:val="center"/>
        <w:rPr>
          <w:b w:val="1"/>
          <w:i w:val="1"/>
          <w:color w:val="8c8c8c"/>
          <w:sz w:val="18"/>
          <w:szCs w:val="18"/>
        </w:rPr>
      </w:pPr>
      <w:r w:rsidDel="00000000" w:rsidR="00000000" w:rsidRPr="00000000">
        <w:rPr>
          <w:rtl w:val="0"/>
        </w:rPr>
      </w:r>
    </w:p>
    <w:p w:rsidR="00000000" w:rsidDel="00000000" w:rsidP="00000000" w:rsidRDefault="00000000" w:rsidRPr="00000000" w14:paraId="00000150">
      <w:pPr>
        <w:jc w:val="center"/>
        <w:rPr>
          <w:b w:val="1"/>
          <w:i w:val="1"/>
          <w:color w:val="8c8c8c"/>
          <w:sz w:val="18"/>
          <w:szCs w:val="18"/>
        </w:rPr>
      </w:pPr>
      <w:r w:rsidDel="00000000" w:rsidR="00000000" w:rsidRPr="00000000">
        <w:rPr>
          <w:rtl w:val="0"/>
        </w:rPr>
      </w:r>
    </w:p>
    <w:p w:rsidR="00000000" w:rsidDel="00000000" w:rsidP="00000000" w:rsidRDefault="00000000" w:rsidRPr="00000000" w14:paraId="00000151">
      <w:pPr>
        <w:jc w:val="center"/>
        <w:rPr>
          <w:b w:val="1"/>
          <w:i w:val="1"/>
          <w:color w:val="8c8c8c"/>
          <w:sz w:val="18"/>
          <w:szCs w:val="18"/>
        </w:rPr>
      </w:pPr>
      <w:r w:rsidDel="00000000" w:rsidR="00000000" w:rsidRPr="00000000">
        <w:rPr>
          <w:rtl w:val="0"/>
        </w:rPr>
      </w:r>
    </w:p>
    <w:p w:rsidR="00000000" w:rsidDel="00000000" w:rsidP="00000000" w:rsidRDefault="00000000" w:rsidRPr="00000000" w14:paraId="00000152">
      <w:pPr>
        <w:jc w:val="center"/>
        <w:rPr>
          <w:b w:val="1"/>
          <w:i w:val="1"/>
          <w:color w:val="8c8c8c"/>
          <w:sz w:val="18"/>
          <w:szCs w:val="18"/>
        </w:rPr>
      </w:pPr>
      <w:r w:rsidDel="00000000" w:rsidR="00000000" w:rsidRPr="00000000">
        <w:rPr>
          <w:rtl w:val="0"/>
        </w:rPr>
      </w:r>
    </w:p>
    <w:p w:rsidR="00000000" w:rsidDel="00000000" w:rsidP="00000000" w:rsidRDefault="00000000" w:rsidRPr="00000000" w14:paraId="00000153">
      <w:pPr>
        <w:jc w:val="center"/>
        <w:rPr>
          <w:b w:val="1"/>
          <w:i w:val="1"/>
          <w:color w:val="8c8c8c"/>
          <w:sz w:val="18"/>
          <w:szCs w:val="18"/>
        </w:rPr>
      </w:pPr>
      <w:r w:rsidDel="00000000" w:rsidR="00000000" w:rsidRPr="00000000">
        <w:rPr>
          <w:rtl w:val="0"/>
        </w:rPr>
      </w:r>
    </w:p>
    <w:p w:rsidR="00000000" w:rsidDel="00000000" w:rsidP="00000000" w:rsidRDefault="00000000" w:rsidRPr="00000000" w14:paraId="00000154">
      <w:pPr>
        <w:jc w:val="center"/>
        <w:rPr>
          <w:b w:val="1"/>
          <w:i w:val="1"/>
          <w:color w:val="8c8c8c"/>
          <w:sz w:val="18"/>
          <w:szCs w:val="18"/>
        </w:rPr>
      </w:pPr>
      <w:r w:rsidDel="00000000" w:rsidR="00000000" w:rsidRPr="00000000">
        <w:rPr>
          <w:rtl w:val="0"/>
        </w:rPr>
      </w:r>
    </w:p>
    <w:p w:rsidR="00000000" w:rsidDel="00000000" w:rsidP="00000000" w:rsidRDefault="00000000" w:rsidRPr="00000000" w14:paraId="00000155">
      <w:pPr>
        <w:jc w:val="center"/>
        <w:rPr>
          <w:b w:val="1"/>
          <w:i w:val="1"/>
          <w:color w:val="8c8c8c"/>
          <w:sz w:val="18"/>
          <w:szCs w:val="18"/>
        </w:rPr>
      </w:pPr>
      <w:r w:rsidDel="00000000" w:rsidR="00000000" w:rsidRPr="00000000">
        <w:rPr>
          <w:rtl w:val="0"/>
        </w:rPr>
      </w:r>
    </w:p>
    <w:p w:rsidR="00000000" w:rsidDel="00000000" w:rsidP="00000000" w:rsidRDefault="00000000" w:rsidRPr="00000000" w14:paraId="00000156">
      <w:pPr>
        <w:jc w:val="center"/>
        <w:rPr>
          <w:b w:val="1"/>
          <w:i w:val="1"/>
          <w:color w:val="8c8c8c"/>
          <w:sz w:val="18"/>
          <w:szCs w:val="18"/>
        </w:rPr>
      </w:pPr>
      <w:r w:rsidDel="00000000" w:rsidR="00000000" w:rsidRPr="00000000">
        <w:rPr>
          <w:rtl w:val="0"/>
        </w:rPr>
      </w:r>
    </w:p>
    <w:p w:rsidR="00000000" w:rsidDel="00000000" w:rsidP="00000000" w:rsidRDefault="00000000" w:rsidRPr="00000000" w14:paraId="00000157">
      <w:pPr>
        <w:jc w:val="center"/>
        <w:rPr>
          <w:b w:val="1"/>
          <w:i w:val="1"/>
          <w:color w:val="8c8c8c"/>
          <w:sz w:val="18"/>
          <w:szCs w:val="18"/>
        </w:rPr>
      </w:pPr>
      <w:r w:rsidDel="00000000" w:rsidR="00000000" w:rsidRPr="00000000">
        <w:rPr>
          <w:rtl w:val="0"/>
        </w:rPr>
      </w:r>
    </w:p>
    <w:p w:rsidR="00000000" w:rsidDel="00000000" w:rsidP="00000000" w:rsidRDefault="00000000" w:rsidRPr="00000000" w14:paraId="00000158">
      <w:pPr>
        <w:jc w:val="left"/>
        <w:rPr>
          <w:b w:val="1"/>
          <w:i w:val="1"/>
          <w:color w:val="8c8c8c"/>
          <w:sz w:val="18"/>
          <w:szCs w:val="18"/>
        </w:rPr>
      </w:pPr>
      <w:r w:rsidDel="00000000" w:rsidR="00000000" w:rsidRPr="00000000">
        <w:rPr>
          <w:rtl w:val="0"/>
        </w:rPr>
      </w:r>
    </w:p>
    <w:p w:rsidR="00000000" w:rsidDel="00000000" w:rsidP="00000000" w:rsidRDefault="00000000" w:rsidRPr="00000000" w14:paraId="00000159">
      <w:pPr>
        <w:jc w:val="center"/>
        <w:rPr>
          <w:b w:val="1"/>
          <w:i w:val="1"/>
          <w:color w:val="8c8c8c"/>
          <w:sz w:val="18"/>
          <w:szCs w:val="18"/>
        </w:rPr>
      </w:pPr>
      <w:r w:rsidDel="00000000" w:rsidR="00000000" w:rsidRPr="00000000">
        <w:rPr>
          <w:rtl w:val="0"/>
        </w:rPr>
      </w:r>
    </w:p>
    <w:p w:rsidR="00000000" w:rsidDel="00000000" w:rsidP="00000000" w:rsidRDefault="00000000" w:rsidRPr="00000000" w14:paraId="0000015A">
      <w:pPr>
        <w:rPr>
          <w:b w:val="1"/>
          <w:sz w:val="28"/>
          <w:szCs w:val="28"/>
        </w:rPr>
      </w:pPr>
      <w:r w:rsidDel="00000000" w:rsidR="00000000" w:rsidRPr="00000000">
        <w:rPr>
          <w:b w:val="1"/>
          <w:sz w:val="28"/>
          <w:szCs w:val="28"/>
          <w:rtl w:val="0"/>
        </w:rPr>
        <w:t xml:space="preserve">I. Level-0 DFD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Shows outline of the system models.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keepNext w:val="1"/>
        <w:jc w:val="center"/>
        <w:rPr/>
      </w:pPr>
      <w:r w:rsidDel="00000000" w:rsidR="00000000" w:rsidRPr="00000000">
        <w:rPr/>
        <w:drawing>
          <wp:inline distB="0" distT="0" distL="0" distR="0">
            <wp:extent cx="4243070" cy="2804795"/>
            <wp:effectExtent b="0" l="0" r="0" t="0"/>
            <wp:docPr id="225"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4243070" cy="280479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i w:val="1"/>
          <w:color w:val="44546a"/>
          <w:sz w:val="18"/>
          <w:szCs w:val="18"/>
          <w:rtl w:val="0"/>
        </w:rPr>
        <w:t xml:space="preserve">                                                                                   </w:t>
      </w:r>
      <w:r w:rsidDel="00000000" w:rsidR="00000000" w:rsidRPr="00000000">
        <w:rPr>
          <w:i w:val="1"/>
          <w:smallCaps w:val="0"/>
          <w:strike w:val="0"/>
          <w:color w:val="44546a"/>
          <w:sz w:val="18"/>
          <w:szCs w:val="18"/>
          <w:u w:val="none"/>
          <w:shd w:fill="auto" w:val="clear"/>
          <w:vertAlign w:val="baseline"/>
          <w:rtl w:val="0"/>
        </w:rPr>
        <w:t xml:space="preserve">Fig. Level 0 DFD</w:t>
      </w:r>
      <w:r w:rsidDel="00000000" w:rsidR="00000000" w:rsidRPr="00000000">
        <w:rPr>
          <w:rtl w:val="0"/>
        </w:rPr>
      </w:r>
    </w:p>
    <w:p w:rsidR="00000000" w:rsidDel="00000000" w:rsidP="00000000" w:rsidRDefault="00000000" w:rsidRPr="00000000" w14:paraId="00000161">
      <w:pPr>
        <w:pStyle w:val="Heading1"/>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sz w:val="28"/>
          <w:szCs w:val="28"/>
          <w:rtl w:val="0"/>
        </w:rPr>
        <w:t xml:space="preserve">II. Level-1 DFD</w:t>
      </w:r>
      <w:r w:rsidDel="00000000" w:rsidR="00000000" w:rsidRPr="00000000">
        <w:rPr>
          <w:rtl w:val="0"/>
        </w:rPr>
      </w:r>
    </w:p>
    <w:p w:rsidR="00000000" w:rsidDel="00000000" w:rsidP="00000000" w:rsidRDefault="00000000" w:rsidRPr="00000000" w14:paraId="00000162">
      <w:pPr>
        <w:pStyle w:val="Heading1"/>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This differentiates the modules frontend and backend  </w:t>
      </w:r>
      <w:r w:rsidDel="00000000" w:rsidR="00000000" w:rsidRPr="00000000">
        <w:rPr>
          <w:rtl w:val="0"/>
        </w:rPr>
      </w:r>
    </w:p>
    <w:p w:rsidR="00000000" w:rsidDel="00000000" w:rsidP="00000000" w:rsidRDefault="00000000" w:rsidRPr="00000000" w14:paraId="00000163">
      <w:pPr>
        <w:pStyle w:val="Heading1"/>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695190" cy="4540885"/>
            <wp:effectExtent b="0" l="0" r="0" t="0"/>
            <wp:docPr id="227"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4695190" cy="454088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i w:val="1"/>
          <w:smallCaps w:val="0"/>
          <w:strike w:val="0"/>
          <w:color w:val="44546a"/>
          <w:sz w:val="18"/>
          <w:szCs w:val="18"/>
          <w:u w:val="none"/>
          <w:shd w:fill="auto" w:val="clear"/>
          <w:vertAlign w:val="baseline"/>
        </w:rPr>
      </w:pPr>
      <w:r w:rsidDel="00000000" w:rsidR="00000000" w:rsidRPr="00000000">
        <w:rPr>
          <w:i w:val="1"/>
          <w:smallCaps w:val="0"/>
          <w:strike w:val="0"/>
          <w:color w:val="44546a"/>
          <w:sz w:val="18"/>
          <w:szCs w:val="18"/>
          <w:u w:val="none"/>
          <w:shd w:fill="auto" w:val="clear"/>
          <w:vertAlign w:val="baseline"/>
          <w:rtl w:val="0"/>
        </w:rPr>
        <w:t xml:space="preserve">Fig. Level 1 DFD</w:t>
      </w:r>
      <w:r w:rsidDel="00000000" w:rsidR="00000000" w:rsidRPr="00000000">
        <w:rPr>
          <w:rtl w:val="0"/>
        </w:rPr>
      </w:r>
    </w:p>
    <w:p w:rsidR="00000000" w:rsidDel="00000000" w:rsidP="00000000" w:rsidRDefault="00000000" w:rsidRPr="00000000" w14:paraId="00000165">
      <w:pPr>
        <w:pStyle w:val="Heading1"/>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CLASS DIAGRAM</w:t>
      </w:r>
    </w:p>
    <w:p w:rsidR="00000000" w:rsidDel="00000000" w:rsidP="00000000" w:rsidRDefault="00000000" w:rsidRPr="00000000" w14:paraId="00000166">
      <w:pPr>
        <w:pStyle w:val="Heading1"/>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6075758"/>
            <wp:effectExtent b="0" l="0" r="0" t="0"/>
            <wp:docPr descr="class" id="226" name="image20.png"/>
            <a:graphic>
              <a:graphicData uri="http://schemas.openxmlformats.org/drawingml/2006/picture">
                <pic:pic>
                  <pic:nvPicPr>
                    <pic:cNvPr descr="class" id="0" name="image20.png"/>
                    <pic:cNvPicPr preferRelativeResize="0"/>
                  </pic:nvPicPr>
                  <pic:blipFill>
                    <a:blip r:embed="rId12"/>
                    <a:srcRect b="23158" l="7704" r="56982" t="0"/>
                    <a:stretch>
                      <a:fillRect/>
                    </a:stretch>
                  </pic:blipFill>
                  <pic:spPr>
                    <a:xfrm>
                      <a:off x="0" y="0"/>
                      <a:ext cx="5943600" cy="607575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smallCaps w:val="0"/>
          <w:strike w:val="0"/>
          <w:color w:val="44546a"/>
          <w:sz w:val="28"/>
          <w:szCs w:val="28"/>
          <w:u w:val="none"/>
          <w:shd w:fill="auto" w:val="clear"/>
          <w:vertAlign w:val="baseline"/>
        </w:rPr>
      </w:pPr>
      <w:r w:rsidDel="00000000" w:rsidR="00000000" w:rsidRPr="00000000">
        <w:rPr>
          <w:i w:val="1"/>
          <w:smallCaps w:val="0"/>
          <w:strike w:val="0"/>
          <w:color w:val="44546a"/>
          <w:sz w:val="18"/>
          <w:szCs w:val="18"/>
          <w:u w:val="none"/>
          <w:shd w:fill="auto" w:val="clear"/>
          <w:vertAlign w:val="baseline"/>
          <w:rtl w:val="0"/>
        </w:rPr>
        <w:t xml:space="preserve">Fig. Class Diagram of Be Safe Be Secure </w:t>
      </w:r>
      <w:r w:rsidDel="00000000" w:rsidR="00000000" w:rsidRPr="00000000">
        <w:rPr>
          <w:rtl w:val="0"/>
        </w:rPr>
      </w:r>
    </w:p>
    <w:p w:rsidR="00000000" w:rsidDel="00000000" w:rsidP="00000000" w:rsidRDefault="00000000" w:rsidRPr="00000000" w14:paraId="00000168">
      <w:pPr>
        <w:pStyle w:val="Heading1"/>
        <w:tabs>
          <w:tab w:val="left" w:pos="1635"/>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169">
      <w:pPr>
        <w:tabs>
          <w:tab w:val="left" w:pos="1635"/>
        </w:tabs>
        <w:rPr/>
      </w:pPr>
      <w:r w:rsidDel="00000000" w:rsidR="00000000" w:rsidRPr="00000000">
        <w:rPr>
          <w:rtl w:val="0"/>
        </w:rPr>
      </w:r>
    </w:p>
    <w:p w:rsidR="00000000" w:rsidDel="00000000" w:rsidP="00000000" w:rsidRDefault="00000000" w:rsidRPr="00000000" w14:paraId="0000016A">
      <w:pPr>
        <w:tabs>
          <w:tab w:val="left" w:pos="1635"/>
        </w:tabs>
        <w:rPr/>
      </w:pPr>
      <w:r w:rsidDel="00000000" w:rsidR="00000000" w:rsidRPr="00000000">
        <w:rPr>
          <w:rtl w:val="0"/>
        </w:rPr>
      </w:r>
    </w:p>
    <w:p w:rsidR="00000000" w:rsidDel="00000000" w:rsidP="00000000" w:rsidRDefault="00000000" w:rsidRPr="00000000" w14:paraId="0000016B">
      <w:pPr>
        <w:tabs>
          <w:tab w:val="left" w:pos="1635"/>
        </w:tabs>
        <w:rPr/>
      </w:pPr>
      <w:r w:rsidDel="00000000" w:rsidR="00000000" w:rsidRPr="00000000">
        <w:rPr>
          <w:rtl w:val="0"/>
        </w:rPr>
      </w:r>
    </w:p>
    <w:tbl>
      <w:tblPr>
        <w:tblStyle w:val="Table6"/>
        <w:tblW w:w="9350.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16C">
            <w:pPr>
              <w:pStyle w:val="Heading1"/>
              <w:tabs>
                <w:tab w:val="left" w:pos="1635"/>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NAME</w:t>
            </w:r>
          </w:p>
        </w:tc>
        <w:tc>
          <w:tcPr/>
          <w:p w:rsidR="00000000" w:rsidDel="00000000" w:rsidP="00000000" w:rsidRDefault="00000000" w:rsidRPr="00000000" w14:paraId="0000016D">
            <w:pPr>
              <w:pStyle w:val="Heading1"/>
              <w:tabs>
                <w:tab w:val="left" w:pos="163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ATTRIBUTES</w:t>
            </w:r>
          </w:p>
        </w:tc>
        <w:tc>
          <w:tcPr/>
          <w:p w:rsidR="00000000" w:rsidDel="00000000" w:rsidP="00000000" w:rsidRDefault="00000000" w:rsidRPr="00000000" w14:paraId="0000016E">
            <w:pPr>
              <w:pStyle w:val="Heading1"/>
              <w:tabs>
                <w:tab w:val="left" w:pos="163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OPERATIONS</w:t>
            </w:r>
          </w:p>
        </w:tc>
      </w:tr>
      <w:tr>
        <w:trPr>
          <w:cantSplit w:val="0"/>
          <w:tblHeader w:val="0"/>
        </w:trPr>
        <w:tc>
          <w:tcPr/>
          <w:p w:rsidR="00000000" w:rsidDel="00000000" w:rsidP="00000000" w:rsidRDefault="00000000" w:rsidRPr="00000000" w14:paraId="0000016F">
            <w:pPr>
              <w:spacing w:after="144" w:before="120" w:lineRule="auto"/>
              <w:ind w:right="48"/>
              <w:jc w:val="both"/>
              <w:rPr>
                <w:color w:val="000000"/>
              </w:rPr>
            </w:pPr>
            <w:r w:rsidDel="00000000" w:rsidR="00000000" w:rsidRPr="00000000">
              <w:rPr>
                <w:color w:val="000000"/>
                <w:rtl w:val="0"/>
              </w:rPr>
              <w:t xml:space="preserve">REGISTRATION</w:t>
            </w:r>
          </w:p>
          <w:p w:rsidR="00000000" w:rsidDel="00000000" w:rsidP="00000000" w:rsidRDefault="00000000" w:rsidRPr="00000000" w14:paraId="00000170">
            <w:pPr>
              <w:pStyle w:val="Heading1"/>
              <w:tabs>
                <w:tab w:val="left" w:pos="1635"/>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1">
            <w:pPr>
              <w:pStyle w:val="Heading1"/>
              <w:tabs>
                <w:tab w:val="left" w:pos="1635"/>
              </w:tabs>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NAME </w:t>
            </w:r>
          </w:p>
          <w:p w:rsidR="00000000" w:rsidDel="00000000" w:rsidP="00000000" w:rsidRDefault="00000000" w:rsidRPr="00000000" w14:paraId="00000172">
            <w:pPr>
              <w:pStyle w:val="Heading1"/>
              <w:tabs>
                <w:tab w:val="left" w:pos="1635"/>
              </w:tabs>
              <w:rPr>
                <w:rFonts w:ascii="Times New Roman" w:cs="Times New Roman" w:eastAsia="Times New Roman" w:hAnsi="Times New Roman"/>
              </w:rPr>
            </w:pPr>
            <w:r w:rsidDel="00000000" w:rsidR="00000000" w:rsidRPr="00000000">
              <w:rPr>
                <w:rFonts w:ascii="Times New Roman" w:cs="Times New Roman" w:eastAsia="Times New Roman" w:hAnsi="Times New Roman"/>
                <w:b w:val="0"/>
                <w:sz w:val="24"/>
                <w:szCs w:val="24"/>
                <w:rtl w:val="0"/>
              </w:rPr>
              <w:t xml:space="preserve">MOBILE NUMBER</w:t>
            </w:r>
            <w:r w:rsidDel="00000000" w:rsidR="00000000" w:rsidRPr="00000000">
              <w:rPr>
                <w:rtl w:val="0"/>
              </w:rPr>
            </w:r>
          </w:p>
        </w:tc>
        <w:tc>
          <w:tcPr/>
          <w:p w:rsidR="00000000" w:rsidDel="00000000" w:rsidP="00000000" w:rsidRDefault="00000000" w:rsidRPr="00000000" w14:paraId="00000173">
            <w:pPr>
              <w:pStyle w:val="Heading1"/>
              <w:tabs>
                <w:tab w:val="left" w:pos="1635"/>
              </w:tabs>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REGISTER ()</w:t>
            </w:r>
          </w:p>
        </w:tc>
      </w:tr>
      <w:tr>
        <w:trPr>
          <w:cantSplit w:val="0"/>
          <w:tblHeader w:val="0"/>
        </w:trPr>
        <w:tc>
          <w:tcPr/>
          <w:p w:rsidR="00000000" w:rsidDel="00000000" w:rsidP="00000000" w:rsidRDefault="00000000" w:rsidRPr="00000000" w14:paraId="00000174">
            <w:pPr>
              <w:spacing w:after="144" w:before="120" w:lineRule="auto"/>
              <w:ind w:right="48"/>
              <w:jc w:val="both"/>
              <w:rPr>
                <w:color w:val="000000"/>
              </w:rPr>
            </w:pPr>
            <w:r w:rsidDel="00000000" w:rsidR="00000000" w:rsidRPr="00000000">
              <w:rPr>
                <w:color w:val="000000"/>
                <w:rtl w:val="0"/>
              </w:rPr>
              <w:t xml:space="preserve">DATABASE</w:t>
            </w:r>
          </w:p>
          <w:p w:rsidR="00000000" w:rsidDel="00000000" w:rsidP="00000000" w:rsidRDefault="00000000" w:rsidRPr="00000000" w14:paraId="00000175">
            <w:pPr>
              <w:pStyle w:val="Heading1"/>
              <w:tabs>
                <w:tab w:val="left" w:pos="1635"/>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6">
            <w:pPr>
              <w:spacing w:after="144" w:before="120" w:lineRule="auto"/>
              <w:ind w:right="48"/>
              <w:jc w:val="both"/>
              <w:rPr>
                <w:color w:val="000000"/>
              </w:rPr>
            </w:pPr>
            <w:r w:rsidDel="00000000" w:rsidR="00000000" w:rsidRPr="00000000">
              <w:rPr>
                <w:color w:val="000000"/>
                <w:rtl w:val="0"/>
              </w:rPr>
              <w:t xml:space="preserve">USER_NAME</w:t>
            </w:r>
          </w:p>
          <w:p w:rsidR="00000000" w:rsidDel="00000000" w:rsidP="00000000" w:rsidRDefault="00000000" w:rsidRPr="00000000" w14:paraId="00000177">
            <w:pPr>
              <w:spacing w:after="144" w:before="120" w:lineRule="auto"/>
              <w:ind w:right="48"/>
              <w:jc w:val="both"/>
              <w:rPr>
                <w:color w:val="000000"/>
              </w:rPr>
            </w:pPr>
            <w:r w:rsidDel="00000000" w:rsidR="00000000" w:rsidRPr="00000000">
              <w:rPr>
                <w:rtl w:val="0"/>
              </w:rPr>
              <w:t xml:space="preserve">CONTACT</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LOCATION</w:t>
            </w:r>
          </w:p>
          <w:p w:rsidR="00000000" w:rsidDel="00000000" w:rsidP="00000000" w:rsidRDefault="00000000" w:rsidRPr="00000000" w14:paraId="00000179">
            <w:pPr>
              <w:pStyle w:val="Heading1"/>
              <w:tabs>
                <w:tab w:val="left" w:pos="1635"/>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A">
            <w:pPr>
              <w:spacing w:after="144" w:before="120" w:lineRule="auto"/>
              <w:ind w:right="48"/>
              <w:jc w:val="both"/>
              <w:rPr>
                <w:color w:val="000000"/>
              </w:rPr>
            </w:pPr>
            <w:r w:rsidDel="00000000" w:rsidR="00000000" w:rsidRPr="00000000">
              <w:rPr>
                <w:color w:val="000000"/>
                <w:rtl w:val="0"/>
              </w:rPr>
              <w:t xml:space="preserve">ADD ()</w:t>
            </w:r>
          </w:p>
          <w:p w:rsidR="00000000" w:rsidDel="00000000" w:rsidP="00000000" w:rsidRDefault="00000000" w:rsidRPr="00000000" w14:paraId="0000017B">
            <w:pPr>
              <w:spacing w:after="144" w:before="120" w:lineRule="auto"/>
              <w:ind w:right="48"/>
              <w:jc w:val="both"/>
              <w:rPr>
                <w:color w:val="000000"/>
              </w:rPr>
            </w:pPr>
            <w:r w:rsidDel="00000000" w:rsidR="00000000" w:rsidRPr="00000000">
              <w:rPr>
                <w:color w:val="000000"/>
                <w:rtl w:val="0"/>
              </w:rPr>
              <w:t xml:space="preserve">REMOVE ()</w:t>
            </w:r>
          </w:p>
          <w:p w:rsidR="00000000" w:rsidDel="00000000" w:rsidP="00000000" w:rsidRDefault="00000000" w:rsidRPr="00000000" w14:paraId="0000017C">
            <w:pPr>
              <w:spacing w:after="144" w:before="120" w:lineRule="auto"/>
              <w:ind w:right="48"/>
              <w:jc w:val="both"/>
              <w:rPr>
                <w:color w:val="000000"/>
              </w:rPr>
            </w:pPr>
            <w:r w:rsidDel="00000000" w:rsidR="00000000" w:rsidRPr="00000000">
              <w:rPr>
                <w:color w:val="000000"/>
                <w:rtl w:val="0"/>
              </w:rPr>
              <w:t xml:space="preserve">GPS ()</w:t>
            </w:r>
          </w:p>
          <w:p w:rsidR="00000000" w:rsidDel="00000000" w:rsidP="00000000" w:rsidRDefault="00000000" w:rsidRPr="00000000" w14:paraId="0000017D">
            <w:pPr>
              <w:spacing w:after="144" w:before="120" w:lineRule="auto"/>
              <w:ind w:right="48"/>
              <w:jc w:val="both"/>
              <w:rPr>
                <w:color w:val="000000"/>
              </w:rPr>
            </w:pPr>
            <w:r w:rsidDel="00000000" w:rsidR="00000000" w:rsidRPr="00000000">
              <w:rPr>
                <w:rtl w:val="0"/>
              </w:rPr>
            </w:r>
          </w:p>
          <w:p w:rsidR="00000000" w:rsidDel="00000000" w:rsidP="00000000" w:rsidRDefault="00000000" w:rsidRPr="00000000" w14:paraId="0000017E">
            <w:pPr>
              <w:pStyle w:val="Heading1"/>
              <w:tabs>
                <w:tab w:val="left" w:pos="1635"/>
              </w:tabs>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7F">
            <w:pPr>
              <w:pStyle w:val="Heading1"/>
              <w:tabs>
                <w:tab w:val="left" w:pos="1635"/>
              </w:tabs>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GPS</w:t>
            </w:r>
          </w:p>
        </w:tc>
        <w:tc>
          <w:tcPr/>
          <w:p w:rsidR="00000000" w:rsidDel="00000000" w:rsidP="00000000" w:rsidRDefault="00000000" w:rsidRPr="00000000" w14:paraId="00000180">
            <w:pPr>
              <w:rPr>
                <w:color w:val="000000"/>
              </w:rPr>
            </w:pPr>
            <w:r w:rsidDel="00000000" w:rsidR="00000000" w:rsidRPr="00000000">
              <w:rPr>
                <w:rtl w:val="0"/>
              </w:rPr>
            </w:r>
          </w:p>
          <w:p w:rsidR="00000000" w:rsidDel="00000000" w:rsidP="00000000" w:rsidRDefault="00000000" w:rsidRPr="00000000" w14:paraId="00000181">
            <w:pPr>
              <w:rPr/>
            </w:pPr>
            <w:r w:rsidDel="00000000" w:rsidR="00000000" w:rsidRPr="00000000">
              <w:rPr>
                <w:color w:val="000000"/>
                <w:rtl w:val="0"/>
              </w:rPr>
              <w:t xml:space="preserve">LOCATION</w:t>
            </w:r>
            <w:r w:rsidDel="00000000" w:rsidR="00000000" w:rsidRPr="00000000">
              <w:rPr>
                <w:rtl w:val="0"/>
              </w:rPr>
            </w:r>
          </w:p>
        </w:tc>
        <w:tc>
          <w:tcPr/>
          <w:p w:rsidR="00000000" w:rsidDel="00000000" w:rsidP="00000000" w:rsidRDefault="00000000" w:rsidRPr="00000000" w14:paraId="00000182">
            <w:pPr>
              <w:pStyle w:val="Heading1"/>
              <w:tabs>
                <w:tab w:val="left" w:pos="1635"/>
              </w:tabs>
              <w:rPr>
                <w:rFonts w:ascii="Times New Roman" w:cs="Times New Roman" w:eastAsia="Times New Roman" w:hAnsi="Times New Roman"/>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MATCH_LOCATION ()</w:t>
            </w:r>
          </w:p>
          <w:p w:rsidR="00000000" w:rsidDel="00000000" w:rsidP="00000000" w:rsidRDefault="00000000" w:rsidRPr="00000000" w14:paraId="00000183">
            <w:pPr>
              <w:pStyle w:val="Heading1"/>
              <w:tabs>
                <w:tab w:val="left" w:pos="1635"/>
              </w:tabs>
              <w:rPr>
                <w:rFonts w:ascii="Times New Roman" w:cs="Times New Roman" w:eastAsia="Times New Roman" w:hAnsi="Times New Roman"/>
                <w:b w:val="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4">
            <w:pPr>
              <w:pStyle w:val="Heading1"/>
              <w:tabs>
                <w:tab w:val="left" w:pos="1635"/>
              </w:tabs>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DANGER BUTTON</w:t>
            </w:r>
          </w:p>
        </w:tc>
        <w:tc>
          <w:tcPr/>
          <w:p w:rsidR="00000000" w:rsidDel="00000000" w:rsidP="00000000" w:rsidRDefault="00000000" w:rsidRPr="00000000" w14:paraId="00000185">
            <w:pPr>
              <w:rPr>
                <w:color w:val="000000"/>
              </w:rPr>
            </w:pPr>
            <w:r w:rsidDel="00000000" w:rsidR="00000000" w:rsidRPr="00000000">
              <w:rPr>
                <w:rtl w:val="0"/>
              </w:rPr>
            </w:r>
          </w:p>
          <w:p w:rsidR="00000000" w:rsidDel="00000000" w:rsidP="00000000" w:rsidRDefault="00000000" w:rsidRPr="00000000" w14:paraId="00000186">
            <w:pPr>
              <w:rPr>
                <w:color w:val="000000"/>
              </w:rPr>
            </w:pPr>
            <w:r w:rsidDel="00000000" w:rsidR="00000000" w:rsidRPr="00000000">
              <w:rPr>
                <w:color w:val="000000"/>
                <w:rtl w:val="0"/>
              </w:rPr>
              <w:t xml:space="preserve">LOCATION</w:t>
            </w:r>
          </w:p>
          <w:p w:rsidR="00000000" w:rsidDel="00000000" w:rsidP="00000000" w:rsidRDefault="00000000" w:rsidRPr="00000000" w14:paraId="00000187">
            <w:pPr>
              <w:rPr>
                <w:sz w:val="20"/>
                <w:szCs w:val="20"/>
              </w:rPr>
            </w:pPr>
            <w:r w:rsidDel="00000000" w:rsidR="00000000" w:rsidRPr="00000000">
              <w:rPr>
                <w:rtl w:val="0"/>
              </w:rPr>
              <w:t xml:space="preserve">SEND_MESSAGE</w:t>
            </w:r>
            <w:r w:rsidDel="00000000" w:rsidR="00000000" w:rsidRPr="00000000">
              <w:rPr>
                <w:rtl w:val="0"/>
              </w:rPr>
            </w:r>
          </w:p>
          <w:p w:rsidR="00000000" w:rsidDel="00000000" w:rsidP="00000000" w:rsidRDefault="00000000" w:rsidRPr="00000000" w14:paraId="00000188">
            <w:pPr>
              <w:rPr>
                <w:color w:val="000000"/>
              </w:rPr>
            </w:pP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CHECK_INTERNET ()</w:t>
            </w:r>
          </w:p>
          <w:p w:rsidR="00000000" w:rsidDel="00000000" w:rsidP="00000000" w:rsidRDefault="00000000" w:rsidRPr="00000000" w14:paraId="0000018B">
            <w:pPr>
              <w:pStyle w:val="Heading1"/>
              <w:tabs>
                <w:tab w:val="left" w:pos="1635"/>
              </w:tabs>
              <w:rPr>
                <w:rFonts w:ascii="Times New Roman" w:cs="Times New Roman" w:eastAsia="Times New Roman" w:hAnsi="Times New Roman"/>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CHECK_LOCATION ()</w:t>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sz w:val="32"/>
          <w:szCs w:val="32"/>
        </w:rPr>
      </w:pPr>
      <w:r w:rsidDel="00000000" w:rsidR="00000000" w:rsidRPr="00000000">
        <w:rPr>
          <w:rtl w:val="0"/>
        </w:rPr>
      </w:r>
    </w:p>
    <w:p w:rsidR="00000000" w:rsidDel="00000000" w:rsidP="00000000" w:rsidRDefault="00000000" w:rsidRPr="00000000" w14:paraId="0000018E">
      <w:pPr>
        <w:rPr>
          <w:sz w:val="32"/>
          <w:szCs w:val="32"/>
        </w:rPr>
      </w:pPr>
      <w:r w:rsidDel="00000000" w:rsidR="00000000" w:rsidRPr="00000000">
        <w:rPr>
          <w:b w:val="1"/>
          <w:sz w:val="32"/>
          <w:szCs w:val="32"/>
          <w:rtl w:val="0"/>
        </w:rPr>
        <w:t xml:space="preserve">9. Sequence Diagram</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sequence of the executions within the system are in the following order:</w:t>
      </w:r>
    </w:p>
    <w:p w:rsidR="00000000" w:rsidDel="00000000" w:rsidP="00000000" w:rsidRDefault="00000000" w:rsidRPr="00000000" w14:paraId="00000191">
      <w:pPr>
        <w:rPr/>
      </w:pPr>
      <w:r w:rsidDel="00000000" w:rsidR="00000000" w:rsidRPr="00000000">
        <w:rPr>
          <w:rtl w:val="0"/>
        </w:rPr>
        <w:t xml:space="preserve"> When the user registers their contact, they need to register their details along with emergency contact.</w:t>
      </w:r>
    </w:p>
    <w:p w:rsidR="00000000" w:rsidDel="00000000" w:rsidP="00000000" w:rsidRDefault="00000000" w:rsidRPr="00000000" w14:paraId="00000192">
      <w:pPr>
        <w:rPr/>
      </w:pPr>
      <w:r w:rsidDel="00000000" w:rsidR="00000000" w:rsidRPr="00000000">
        <w:rPr>
          <w:rtl w:val="0"/>
        </w:rPr>
        <w:t xml:space="preserve"> When they have a problem, they need to press the SOS button so that an emergency message will be sent to the contacts along with the live location.</w:t>
      </w:r>
    </w:p>
    <w:p w:rsidR="00000000" w:rsidDel="00000000" w:rsidP="00000000" w:rsidRDefault="00000000" w:rsidRPr="00000000" w14:paraId="00000193">
      <w:pPr>
        <w:rPr/>
      </w:pPr>
      <w:r w:rsidDel="00000000" w:rsidR="00000000" w:rsidRPr="00000000">
        <w:rPr>
          <w:rtl w:val="0"/>
        </w:rPr>
        <w:t xml:space="preserve"> Along with the pressing danger button they get the help on time. They can also further view their safe region.</w:t>
      </w:r>
    </w:p>
    <w:p w:rsidR="00000000" w:rsidDel="00000000" w:rsidP="00000000" w:rsidRDefault="00000000" w:rsidRPr="00000000" w14:paraId="00000194">
      <w:pPr>
        <w:pStyle w:val="Heading1"/>
        <w:ind w:left="360" w:firstLine="0"/>
        <w:jc w:val="center"/>
        <w:rPr/>
      </w:pPr>
      <w:bookmarkStart w:colFirst="0" w:colLast="0" w:name="_heading=h.5n2qy9ekurtp" w:id="12"/>
      <w:bookmarkEnd w:id="12"/>
      <w:r w:rsidDel="00000000" w:rsidR="00000000" w:rsidRPr="00000000">
        <w:rPr>
          <w:rFonts w:ascii="Times New Roman" w:cs="Times New Roman" w:eastAsia="Times New Roman" w:hAnsi="Times New Roman"/>
          <w:color w:val="008000"/>
        </w:rPr>
        <w:drawing>
          <wp:inline distB="114300" distT="114300" distL="114300" distR="114300">
            <wp:extent cx="6076950" cy="5862638"/>
            <wp:effectExtent b="0" l="0" r="0" t="0"/>
            <wp:docPr id="222" name="image14.png"/>
            <a:graphic>
              <a:graphicData uri="http://schemas.openxmlformats.org/drawingml/2006/picture">
                <pic:pic>
                  <pic:nvPicPr>
                    <pic:cNvPr id="0" name="image14.png"/>
                    <pic:cNvPicPr preferRelativeResize="0"/>
                  </pic:nvPicPr>
                  <pic:blipFill>
                    <a:blip r:embed="rId13"/>
                    <a:srcRect b="0" l="-980" r="25507" t="-2005"/>
                    <a:stretch>
                      <a:fillRect/>
                    </a:stretch>
                  </pic:blipFill>
                  <pic:spPr>
                    <a:xfrm>
                      <a:off x="0" y="0"/>
                      <a:ext cx="6076950" cy="5862638"/>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smallCaps w:val="0"/>
          <w:strike w:val="0"/>
          <w:color w:val="008000"/>
          <w:sz w:val="18"/>
          <w:szCs w:val="18"/>
          <w:u w:val="none"/>
          <w:shd w:fill="auto" w:val="clear"/>
          <w:vertAlign w:val="baseline"/>
        </w:rPr>
      </w:pPr>
      <w:r w:rsidDel="00000000" w:rsidR="00000000" w:rsidRPr="00000000">
        <w:rPr>
          <w:i w:val="1"/>
          <w:smallCaps w:val="0"/>
          <w:strike w:val="0"/>
          <w:color w:val="44546a"/>
          <w:sz w:val="18"/>
          <w:szCs w:val="18"/>
          <w:u w:val="none"/>
          <w:shd w:fill="auto" w:val="clear"/>
          <w:vertAlign w:val="baseline"/>
          <w:rtl w:val="0"/>
        </w:rPr>
        <w:t xml:space="preserve">Fig. Sequence Diagram</w:t>
      </w:r>
      <w:r w:rsidDel="00000000" w:rsidR="00000000" w:rsidRPr="00000000">
        <w:rPr>
          <w:rtl w:val="0"/>
        </w:rPr>
      </w:r>
    </w:p>
    <w:p w:rsidR="00000000" w:rsidDel="00000000" w:rsidP="00000000" w:rsidRDefault="00000000" w:rsidRPr="00000000" w14:paraId="00000196">
      <w:pPr>
        <w:pStyle w:val="Heading1"/>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ind w:left="0" w:firstLine="0"/>
        <w:rPr>
          <w:rFonts w:ascii="Times New Roman" w:cs="Times New Roman" w:eastAsia="Times New Roman" w:hAnsi="Times New Roman"/>
        </w:rPr>
      </w:pPr>
      <w:bookmarkStart w:colFirst="0" w:colLast="0" w:name="_heading=h.2s8eyo1" w:id="13"/>
      <w:bookmarkEnd w:id="13"/>
      <w:r w:rsidDel="00000000" w:rsidR="00000000" w:rsidRPr="00000000">
        <w:rPr>
          <w:rFonts w:ascii="Times New Roman" w:cs="Times New Roman" w:eastAsia="Times New Roman" w:hAnsi="Times New Roman"/>
          <w:rtl w:val="0"/>
        </w:rPr>
        <w:t xml:space="preserve">10. Use Cases</w:t>
      </w:r>
    </w:p>
    <w:p w:rsidR="00000000" w:rsidDel="00000000" w:rsidP="00000000" w:rsidRDefault="00000000" w:rsidRPr="00000000" w14:paraId="0000019F">
      <w:pPr>
        <w:jc w:val="both"/>
        <w:rPr>
          <w:sz w:val="16"/>
          <w:szCs w:val="16"/>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i w:val="0"/>
          <w:smallCaps w:val="0"/>
          <w:strike w:val="0"/>
          <w:color w:val="000000"/>
          <w:sz w:val="28"/>
          <w:szCs w:val="28"/>
          <w:u w:val="none"/>
          <w:shd w:fill="auto" w:val="clear"/>
          <w:vertAlign w:val="baseline"/>
        </w:rPr>
      </w:pPr>
      <w:bookmarkStart w:colFirst="0" w:colLast="0" w:name="_heading=h.17dp8vu" w:id="14"/>
      <w:bookmarkEnd w:id="14"/>
      <w:r w:rsidDel="00000000" w:rsidR="00000000" w:rsidRPr="00000000">
        <w:rPr>
          <w:b w:val="1"/>
          <w:sz w:val="28"/>
          <w:szCs w:val="28"/>
          <w:rtl w:val="0"/>
        </w:rPr>
        <w:t xml:space="preserve">10.1 </w:t>
      </w:r>
      <w:r w:rsidDel="00000000" w:rsidR="00000000" w:rsidRPr="00000000">
        <w:rPr>
          <w:b w:val="1"/>
          <w:i w:val="0"/>
          <w:smallCaps w:val="0"/>
          <w:strike w:val="0"/>
          <w:color w:val="000000"/>
          <w:sz w:val="28"/>
          <w:szCs w:val="28"/>
          <w:u w:val="none"/>
          <w:shd w:fill="auto" w:val="clear"/>
          <w:vertAlign w:val="baseline"/>
          <w:rtl w:val="0"/>
        </w:rPr>
        <w:t xml:space="preserve">Use Case Diagram</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0" w:right="0" w:firstLine="0"/>
        <w:jc w:val="both"/>
        <w:rPr>
          <w:b w:val="1"/>
          <w:sz w:val="28"/>
          <w:szCs w:val="28"/>
        </w:rPr>
      </w:pPr>
      <w:r w:rsidDel="00000000" w:rsidR="00000000" w:rsidRPr="00000000">
        <w:rPr>
          <w:b w:val="1"/>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0" w:right="0" w:firstLine="0"/>
        <w:jc w:val="center"/>
        <w:rPr>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w:t>
      </w:r>
      <w:r w:rsidDel="00000000" w:rsidR="00000000" w:rsidRPr="00000000">
        <w:rPr>
          <w:b w:val="1"/>
          <w:i w:val="0"/>
          <w:smallCaps w:val="0"/>
          <w:strike w:val="0"/>
          <w:color w:val="000000"/>
          <w:sz w:val="28"/>
          <w:szCs w:val="28"/>
          <w:u w:val="none"/>
          <w:shd w:fill="auto" w:val="clear"/>
          <w:vertAlign w:val="baseline"/>
        </w:rPr>
        <w:drawing>
          <wp:inline distB="0" distT="0" distL="0" distR="0">
            <wp:extent cx="4288300" cy="3857625"/>
            <wp:effectExtent b="0" l="0" r="0" t="0"/>
            <wp:docPr id="228" name="image19.png"/>
            <a:graphic>
              <a:graphicData uri="http://schemas.openxmlformats.org/drawingml/2006/picture">
                <pic:pic>
                  <pic:nvPicPr>
                    <pic:cNvPr id="0" name="image19.png"/>
                    <pic:cNvPicPr preferRelativeResize="0"/>
                  </pic:nvPicPr>
                  <pic:blipFill>
                    <a:blip r:embed="rId14"/>
                    <a:srcRect b="17006" l="0" r="57692" t="0"/>
                    <a:stretch>
                      <a:fillRect/>
                    </a:stretch>
                  </pic:blipFill>
                  <pic:spPr>
                    <a:xfrm>
                      <a:off x="0" y="0"/>
                      <a:ext cx="42883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smallCaps w:val="0"/>
          <w:strike w:val="0"/>
          <w:color w:val="44546a"/>
          <w:sz w:val="16"/>
          <w:szCs w:val="16"/>
          <w:u w:val="none"/>
          <w:shd w:fill="auto" w:val="clear"/>
          <w:vertAlign w:val="baseline"/>
        </w:rPr>
      </w:pPr>
      <w:r w:rsidDel="00000000" w:rsidR="00000000" w:rsidRPr="00000000">
        <w:rPr>
          <w:i w:val="1"/>
          <w:smallCaps w:val="0"/>
          <w:strike w:val="0"/>
          <w:color w:val="44546a"/>
          <w:sz w:val="18"/>
          <w:szCs w:val="18"/>
          <w:u w:val="none"/>
          <w:shd w:fill="auto" w:val="clear"/>
          <w:vertAlign w:val="baseline"/>
          <w:rtl w:val="0"/>
        </w:rPr>
        <w:t xml:space="preserve">Fig. Use Case Diagram     </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10.2   </w:t>
      </w:r>
      <w:r w:rsidDel="00000000" w:rsidR="00000000" w:rsidRPr="00000000">
        <w:rPr>
          <w:b w:val="1"/>
          <w:i w:val="0"/>
          <w:smallCaps w:val="0"/>
          <w:strike w:val="0"/>
          <w:color w:val="000000"/>
          <w:sz w:val="28"/>
          <w:szCs w:val="28"/>
          <w:u w:val="none"/>
          <w:shd w:fill="auto" w:val="clear"/>
          <w:vertAlign w:val="baseline"/>
          <w:rtl w:val="0"/>
        </w:rPr>
        <w:t xml:space="preserve">Use </w:t>
      </w:r>
      <w:r w:rsidDel="00000000" w:rsidR="00000000" w:rsidRPr="00000000">
        <w:rPr>
          <w:b w:val="1"/>
          <w:sz w:val="28"/>
          <w:szCs w:val="28"/>
          <w:rtl w:val="0"/>
        </w:rPr>
        <w:t xml:space="preserve">C</w:t>
      </w:r>
      <w:r w:rsidDel="00000000" w:rsidR="00000000" w:rsidRPr="00000000">
        <w:rPr>
          <w:b w:val="1"/>
          <w:i w:val="0"/>
          <w:smallCaps w:val="0"/>
          <w:strike w:val="0"/>
          <w:color w:val="000000"/>
          <w:sz w:val="28"/>
          <w:szCs w:val="28"/>
          <w:u w:val="none"/>
          <w:shd w:fill="auto" w:val="clear"/>
          <w:vertAlign w:val="baseline"/>
          <w:rtl w:val="0"/>
        </w:rPr>
        <w:t xml:space="preserve">ase </w:t>
      </w:r>
      <w:r w:rsidDel="00000000" w:rsidR="00000000" w:rsidRPr="00000000">
        <w:rPr>
          <w:b w:val="1"/>
          <w:sz w:val="28"/>
          <w:szCs w:val="28"/>
          <w:rtl w:val="0"/>
        </w:rPr>
        <w:t xml:space="preserve">D</w:t>
      </w:r>
      <w:r w:rsidDel="00000000" w:rsidR="00000000" w:rsidRPr="00000000">
        <w:rPr>
          <w:b w:val="1"/>
          <w:i w:val="0"/>
          <w:smallCaps w:val="0"/>
          <w:strike w:val="0"/>
          <w:color w:val="000000"/>
          <w:sz w:val="28"/>
          <w:szCs w:val="28"/>
          <w:u w:val="none"/>
          <w:shd w:fill="auto" w:val="clear"/>
          <w:vertAlign w:val="baseline"/>
          <w:rtl w:val="0"/>
        </w:rPr>
        <w:t xml:space="preserve">escription</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b w:val="1"/>
          <w:sz w:val="28"/>
          <w:szCs w:val="28"/>
          <w:u w:val="none"/>
        </w:rPr>
      </w:pPr>
      <w:r w:rsidDel="00000000" w:rsidR="00000000" w:rsidRPr="00000000">
        <w:rPr>
          <w:b w:val="1"/>
          <w:i w:val="0"/>
          <w:smallCaps w:val="0"/>
          <w:strike w:val="0"/>
          <w:color w:val="000000"/>
          <w:sz w:val="28"/>
          <w:szCs w:val="28"/>
          <w:u w:val="none"/>
          <w:shd w:fill="auto" w:val="clear"/>
          <w:vertAlign w:val="baseline"/>
          <w:rtl w:val="0"/>
        </w:rPr>
        <w:t xml:space="preserve">Use </w:t>
      </w:r>
      <w:r w:rsidDel="00000000" w:rsidR="00000000" w:rsidRPr="00000000">
        <w:rPr>
          <w:b w:val="1"/>
          <w:sz w:val="28"/>
          <w:szCs w:val="28"/>
          <w:rtl w:val="0"/>
        </w:rPr>
        <w:t xml:space="preserve">C</w:t>
      </w:r>
      <w:r w:rsidDel="00000000" w:rsidR="00000000" w:rsidRPr="00000000">
        <w:rPr>
          <w:b w:val="1"/>
          <w:i w:val="0"/>
          <w:smallCaps w:val="0"/>
          <w:strike w:val="0"/>
          <w:color w:val="000000"/>
          <w:sz w:val="28"/>
          <w:szCs w:val="28"/>
          <w:u w:val="none"/>
          <w:shd w:fill="auto" w:val="clear"/>
          <w:vertAlign w:val="baseline"/>
          <w:rtl w:val="0"/>
        </w:rPr>
        <w:t xml:space="preserve">ase </w:t>
      </w:r>
      <w:r w:rsidDel="00000000" w:rsidR="00000000" w:rsidRPr="00000000">
        <w:rPr>
          <w:b w:val="1"/>
          <w:sz w:val="28"/>
          <w:szCs w:val="28"/>
          <w:rtl w:val="0"/>
        </w:rPr>
        <w:t xml:space="preserve">U</w:t>
      </w:r>
      <w:r w:rsidDel="00000000" w:rsidR="00000000" w:rsidRPr="00000000">
        <w:rPr>
          <w:b w:val="1"/>
          <w:i w:val="0"/>
          <w:smallCaps w:val="0"/>
          <w:strike w:val="0"/>
          <w:color w:val="000000"/>
          <w:sz w:val="28"/>
          <w:szCs w:val="28"/>
          <w:u w:val="none"/>
          <w:shd w:fill="auto" w:val="clear"/>
          <w:vertAlign w:val="baseline"/>
          <w:rtl w:val="0"/>
        </w:rPr>
        <w:t xml:space="preserve">ser </w:t>
      </w:r>
      <w:r w:rsidDel="00000000" w:rsidR="00000000" w:rsidRPr="00000000">
        <w:rPr>
          <w:b w:val="1"/>
          <w:sz w:val="28"/>
          <w:szCs w:val="28"/>
          <w:rtl w:val="0"/>
        </w:rPr>
        <w:t xml:space="preserve">R</w:t>
      </w:r>
      <w:r w:rsidDel="00000000" w:rsidR="00000000" w:rsidRPr="00000000">
        <w:rPr>
          <w:b w:val="1"/>
          <w:i w:val="0"/>
          <w:smallCaps w:val="0"/>
          <w:strike w:val="0"/>
          <w:color w:val="000000"/>
          <w:sz w:val="28"/>
          <w:szCs w:val="28"/>
          <w:u w:val="none"/>
          <w:shd w:fill="auto" w:val="clear"/>
          <w:vertAlign w:val="baseline"/>
          <w:rtl w:val="0"/>
        </w:rPr>
        <w:t xml:space="preserve">egistration: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90" w:right="0" w:firstLine="0"/>
        <w:jc w:val="both"/>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                                   </w:t>
      </w:r>
      <w:r w:rsidDel="00000000" w:rsidR="00000000" w:rsidRPr="00000000">
        <w:rPr>
          <w:b w:val="1"/>
          <w:i w:val="0"/>
          <w:smallCaps w:val="0"/>
          <w:strike w:val="0"/>
          <w:color w:val="000000"/>
          <w:sz w:val="28"/>
          <w:szCs w:val="28"/>
          <w:u w:val="none"/>
          <w:shd w:fill="auto" w:val="clear"/>
          <w:vertAlign w:val="baseline"/>
        </w:rPr>
        <w:drawing>
          <wp:inline distB="0" distT="0" distL="0" distR="0">
            <wp:extent cx="3217305" cy="1409700"/>
            <wp:effectExtent b="0" l="0" r="0" t="0"/>
            <wp:docPr id="22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21730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sz w:val="28"/>
          <w:szCs w:val="28"/>
        </w:rPr>
      </w:pPr>
      <w:r w:rsidDel="00000000" w:rsidR="00000000" w:rsidRPr="00000000">
        <w:rPr>
          <w:rtl w:val="0"/>
        </w:rPr>
      </w:r>
    </w:p>
    <w:tbl>
      <w:tblPr>
        <w:tblStyle w:val="Table7"/>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1"/>
        <w:gridCol w:w="4035"/>
        <w:gridCol w:w="3944"/>
        <w:tblGridChange w:id="0">
          <w:tblGrid>
            <w:gridCol w:w="1371"/>
            <w:gridCol w:w="4035"/>
            <w:gridCol w:w="3944"/>
          </w:tblGrid>
        </w:tblGridChange>
      </w:tblGrid>
      <w:tr>
        <w:trPr>
          <w:cantSplit w:val="0"/>
          <w:trHeight w:val="320" w:hRule="atLeast"/>
          <w:tblHeader w:val="0"/>
        </w:trPr>
        <w:tc>
          <w:tcPr/>
          <w:p w:rsidR="00000000" w:rsidDel="00000000" w:rsidP="00000000" w:rsidRDefault="00000000" w:rsidRPr="00000000" w14:paraId="000001A9">
            <w:pPr>
              <w:rPr>
                <w:b w:val="1"/>
              </w:rPr>
            </w:pPr>
            <w:bookmarkStart w:colFirst="0" w:colLast="0" w:name="_heading=h.3rdcrjn" w:id="15"/>
            <w:bookmarkEnd w:id="15"/>
            <w:r w:rsidDel="00000000" w:rsidR="00000000" w:rsidRPr="00000000">
              <w:rPr>
                <w:b w:val="1"/>
                <w:rtl w:val="0"/>
              </w:rPr>
              <w:t xml:space="preserve">Use case ID</w:t>
            </w:r>
          </w:p>
        </w:tc>
        <w:tc>
          <w:tcPr>
            <w:gridSpan w:val="2"/>
          </w:tcPr>
          <w:p w:rsidR="00000000" w:rsidDel="00000000" w:rsidP="00000000" w:rsidRDefault="00000000" w:rsidRPr="00000000" w14:paraId="000001AA">
            <w:pPr>
              <w:rPr/>
            </w:pPr>
            <w:r w:rsidDel="00000000" w:rsidR="00000000" w:rsidRPr="00000000">
              <w:rPr>
                <w:rtl w:val="0"/>
              </w:rPr>
              <w:t xml:space="preserve">01</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1AE">
            <w:pPr>
              <w:rPr>
                <w:b w:val="1"/>
              </w:rPr>
            </w:pPr>
            <w:r w:rsidDel="00000000" w:rsidR="00000000" w:rsidRPr="00000000">
              <w:rPr>
                <w:b w:val="1"/>
                <w:rtl w:val="0"/>
              </w:rPr>
              <w:t xml:space="preserve">Use case Name</w:t>
            </w:r>
          </w:p>
        </w:tc>
        <w:tc>
          <w:tcPr>
            <w:gridSpan w:val="2"/>
          </w:tcPr>
          <w:p w:rsidR="00000000" w:rsidDel="00000000" w:rsidP="00000000" w:rsidRDefault="00000000" w:rsidRPr="00000000" w14:paraId="000001AF">
            <w:pPr>
              <w:rPr/>
            </w:pPr>
            <w:r w:rsidDel="00000000" w:rsidR="00000000" w:rsidRPr="00000000">
              <w:rPr>
                <w:rtl w:val="0"/>
              </w:rPr>
              <w:t xml:space="preserve">User registration </w:t>
            </w:r>
          </w:p>
          <w:p w:rsidR="00000000" w:rsidDel="00000000" w:rsidP="00000000" w:rsidRDefault="00000000" w:rsidRPr="00000000" w14:paraId="000001B0">
            <w:pPr>
              <w:rPr/>
            </w:pPr>
            <w:r w:rsidDel="00000000" w:rsidR="00000000" w:rsidRPr="00000000">
              <w:rPr>
                <w:rtl w:val="0"/>
              </w:rPr>
            </w:r>
          </w:p>
        </w:tc>
      </w:tr>
      <w:tr>
        <w:trPr>
          <w:cantSplit w:val="0"/>
          <w:trHeight w:val="267" w:hRule="atLeast"/>
          <w:tblHeader w:val="0"/>
        </w:trPr>
        <w:tc>
          <w:tcPr/>
          <w:p w:rsidR="00000000" w:rsidDel="00000000" w:rsidP="00000000" w:rsidRDefault="00000000" w:rsidRPr="00000000" w14:paraId="000001B2">
            <w:pPr>
              <w:ind w:left="-32" w:firstLine="0"/>
              <w:rPr>
                <w:b w:val="1"/>
              </w:rPr>
            </w:pPr>
            <w:r w:rsidDel="00000000" w:rsidR="00000000" w:rsidRPr="00000000">
              <w:rPr>
                <w:b w:val="1"/>
                <w:rtl w:val="0"/>
              </w:rPr>
              <w:t xml:space="preserve">Description</w:t>
            </w:r>
          </w:p>
          <w:p w:rsidR="00000000" w:rsidDel="00000000" w:rsidP="00000000" w:rsidRDefault="00000000" w:rsidRPr="00000000" w14:paraId="000001B3">
            <w:pPr>
              <w:ind w:left="-32" w:firstLine="0"/>
              <w:rPr/>
            </w:pPr>
            <w:r w:rsidDel="00000000" w:rsidR="00000000" w:rsidRPr="00000000">
              <w:rPr>
                <w:rtl w:val="0"/>
              </w:rPr>
            </w:r>
          </w:p>
        </w:tc>
        <w:tc>
          <w:tcPr>
            <w:gridSpan w:val="2"/>
          </w:tcPr>
          <w:p w:rsidR="00000000" w:rsidDel="00000000" w:rsidP="00000000" w:rsidRDefault="00000000" w:rsidRPr="00000000" w14:paraId="000001B4">
            <w:pPr>
              <w:rPr/>
            </w:pPr>
            <w:r w:rsidDel="00000000" w:rsidR="00000000" w:rsidRPr="00000000">
              <w:rPr>
                <w:sz w:val="22"/>
                <w:szCs w:val="22"/>
                <w:rtl w:val="0"/>
              </w:rPr>
              <w:t xml:space="preserve">The user has to register himself/herself by adding the name, phone number, email and password</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tc>
      </w:tr>
      <w:tr>
        <w:trPr>
          <w:cantSplit w:val="0"/>
          <w:trHeight w:val="258" w:hRule="atLeast"/>
          <w:tblHeader w:val="0"/>
        </w:trPr>
        <w:tc>
          <w:tcPr/>
          <w:p w:rsidR="00000000" w:rsidDel="00000000" w:rsidP="00000000" w:rsidRDefault="00000000" w:rsidRPr="00000000" w14:paraId="000001B8">
            <w:pPr>
              <w:ind w:left="-32" w:firstLine="0"/>
              <w:rPr>
                <w:b w:val="1"/>
              </w:rPr>
            </w:pPr>
            <w:r w:rsidDel="00000000" w:rsidR="00000000" w:rsidRPr="00000000">
              <w:rPr>
                <w:b w:val="1"/>
                <w:rtl w:val="0"/>
              </w:rPr>
              <w:t xml:space="preserve">Primary Actor</w:t>
            </w:r>
          </w:p>
          <w:p w:rsidR="00000000" w:rsidDel="00000000" w:rsidP="00000000" w:rsidRDefault="00000000" w:rsidRPr="00000000" w14:paraId="000001B9">
            <w:pPr>
              <w:ind w:left="-32" w:firstLine="0"/>
              <w:rPr/>
            </w:pPr>
            <w:r w:rsidDel="00000000" w:rsidR="00000000" w:rsidRPr="00000000">
              <w:rPr>
                <w:rtl w:val="0"/>
              </w:rPr>
            </w:r>
          </w:p>
        </w:tc>
        <w:tc>
          <w:tcPr>
            <w:gridSpan w:val="2"/>
          </w:tcPr>
          <w:p w:rsidR="00000000" w:rsidDel="00000000" w:rsidP="00000000" w:rsidRDefault="00000000" w:rsidRPr="00000000" w14:paraId="000001BA">
            <w:pPr>
              <w:rPr/>
            </w:pPr>
            <w:r w:rsidDel="00000000" w:rsidR="00000000" w:rsidRPr="00000000">
              <w:rPr>
                <w:rtl w:val="0"/>
              </w:rPr>
              <w:t xml:space="preserve">User</w:t>
            </w:r>
          </w:p>
        </w:tc>
      </w:tr>
      <w:tr>
        <w:trPr>
          <w:cantSplit w:val="0"/>
          <w:trHeight w:val="277" w:hRule="atLeast"/>
          <w:tblHeader w:val="0"/>
        </w:trPr>
        <w:tc>
          <w:tcPr/>
          <w:p w:rsidR="00000000" w:rsidDel="00000000" w:rsidP="00000000" w:rsidRDefault="00000000" w:rsidRPr="00000000" w14:paraId="000001BC">
            <w:pPr>
              <w:ind w:left="-32" w:firstLine="0"/>
              <w:rPr>
                <w:b w:val="1"/>
              </w:rPr>
            </w:pPr>
            <w:r w:rsidDel="00000000" w:rsidR="00000000" w:rsidRPr="00000000">
              <w:rPr>
                <w:b w:val="1"/>
                <w:rtl w:val="0"/>
              </w:rPr>
              <w:t xml:space="preserve">Secondary Actor</w:t>
            </w:r>
          </w:p>
          <w:p w:rsidR="00000000" w:rsidDel="00000000" w:rsidP="00000000" w:rsidRDefault="00000000" w:rsidRPr="00000000" w14:paraId="000001BD">
            <w:pPr>
              <w:ind w:left="-32" w:firstLine="0"/>
              <w:rPr/>
            </w:pPr>
            <w:r w:rsidDel="00000000" w:rsidR="00000000" w:rsidRPr="00000000">
              <w:rPr>
                <w:rtl w:val="0"/>
              </w:rPr>
            </w:r>
          </w:p>
        </w:tc>
        <w:tc>
          <w:tcPr>
            <w:gridSpan w:val="2"/>
          </w:tcPr>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System</w:t>
            </w:r>
          </w:p>
        </w:tc>
      </w:tr>
      <w:tr>
        <w:trPr>
          <w:cantSplit w:val="0"/>
          <w:trHeight w:val="317" w:hRule="atLeast"/>
          <w:tblHeader w:val="0"/>
        </w:trPr>
        <w:tc>
          <w:tcPr/>
          <w:p w:rsidR="00000000" w:rsidDel="00000000" w:rsidP="00000000" w:rsidRDefault="00000000" w:rsidRPr="00000000" w14:paraId="000001C1">
            <w:pPr>
              <w:ind w:left="-32" w:firstLine="0"/>
              <w:rPr>
                <w:b w:val="1"/>
              </w:rPr>
            </w:pPr>
            <w:r w:rsidDel="00000000" w:rsidR="00000000" w:rsidRPr="00000000">
              <w:rPr>
                <w:b w:val="1"/>
                <w:rtl w:val="0"/>
              </w:rPr>
              <w:t xml:space="preserve">Pre-Condition</w:t>
            </w:r>
          </w:p>
          <w:p w:rsidR="00000000" w:rsidDel="00000000" w:rsidP="00000000" w:rsidRDefault="00000000" w:rsidRPr="00000000" w14:paraId="000001C2">
            <w:pPr>
              <w:ind w:left="-32" w:firstLine="0"/>
              <w:rPr/>
            </w:pPr>
            <w:r w:rsidDel="00000000" w:rsidR="00000000" w:rsidRPr="00000000">
              <w:rPr>
                <w:rtl w:val="0"/>
              </w:rPr>
            </w:r>
          </w:p>
        </w:tc>
        <w:tc>
          <w:tcPr>
            <w:gridSpan w:val="2"/>
          </w:tcPr>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256" w:line="256" w:lineRule="auto"/>
              <w:rPr>
                <w:sz w:val="22"/>
                <w:szCs w:val="22"/>
              </w:rPr>
            </w:pPr>
            <w:r w:rsidDel="00000000" w:rsidR="00000000" w:rsidRPr="00000000">
              <w:rPr>
                <w:sz w:val="22"/>
                <w:szCs w:val="22"/>
                <w:rtl w:val="0"/>
              </w:rPr>
              <w:t xml:space="preserve">Information provided by the user will be correct.</w:t>
            </w:r>
          </w:p>
          <w:p w:rsidR="00000000" w:rsidDel="00000000" w:rsidP="00000000" w:rsidRDefault="00000000" w:rsidRPr="00000000" w14:paraId="000001C5">
            <w:pPr>
              <w:rPr/>
            </w:pPr>
            <w:r w:rsidDel="00000000" w:rsidR="00000000" w:rsidRPr="00000000">
              <w:rPr>
                <w:sz w:val="22"/>
                <w:szCs w:val="22"/>
                <w:rtl w:val="0"/>
              </w:rPr>
              <w:t xml:space="preserve">Internet connection is mandatory</w:t>
            </w: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1C7">
            <w:pPr>
              <w:ind w:left="-32" w:firstLine="0"/>
              <w:rPr>
                <w:b w:val="1"/>
              </w:rPr>
            </w:pPr>
            <w:r w:rsidDel="00000000" w:rsidR="00000000" w:rsidRPr="00000000">
              <w:rPr>
                <w:b w:val="1"/>
                <w:rtl w:val="0"/>
              </w:rPr>
              <w:t xml:space="preserve">Post-Condition</w:t>
            </w:r>
          </w:p>
          <w:p w:rsidR="00000000" w:rsidDel="00000000" w:rsidP="00000000" w:rsidRDefault="00000000" w:rsidRPr="00000000" w14:paraId="000001C8">
            <w:pPr>
              <w:ind w:left="-32" w:firstLine="0"/>
              <w:rPr/>
            </w:pPr>
            <w:r w:rsidDel="00000000" w:rsidR="00000000" w:rsidRPr="00000000">
              <w:rPr>
                <w:rtl w:val="0"/>
              </w:rPr>
            </w:r>
          </w:p>
          <w:p w:rsidR="00000000" w:rsidDel="00000000" w:rsidP="00000000" w:rsidRDefault="00000000" w:rsidRPr="00000000" w14:paraId="000001C9">
            <w:pPr>
              <w:ind w:left="-32" w:firstLine="0"/>
              <w:rPr/>
            </w:pPr>
            <w:r w:rsidDel="00000000" w:rsidR="00000000" w:rsidRPr="00000000">
              <w:rPr>
                <w:rtl w:val="0"/>
              </w:rPr>
            </w:r>
          </w:p>
        </w:tc>
        <w:tc>
          <w:tcPr>
            <w:gridSpan w:val="2"/>
          </w:tcPr>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sz w:val="22"/>
                <w:szCs w:val="22"/>
                <w:rtl w:val="0"/>
              </w:rPr>
              <w:t xml:space="preserve">User should have to be, registered with the system successfully</w:t>
            </w:r>
            <w:r w:rsidDel="00000000" w:rsidR="00000000" w:rsidRPr="00000000">
              <w:rPr>
                <w:rtl w:val="0"/>
              </w:rPr>
            </w:r>
          </w:p>
        </w:tc>
      </w:tr>
      <w:tr>
        <w:trPr>
          <w:cantSplit w:val="0"/>
          <w:trHeight w:val="1099" w:hRule="atLeast"/>
          <w:tblHeader w:val="0"/>
        </w:trPr>
        <w:tc>
          <w:tcPr/>
          <w:p w:rsidR="00000000" w:rsidDel="00000000" w:rsidP="00000000" w:rsidRDefault="00000000" w:rsidRPr="00000000" w14:paraId="000001CD">
            <w:pPr>
              <w:ind w:left="-32" w:firstLine="0"/>
              <w:rPr>
                <w:b w:val="1"/>
              </w:rPr>
            </w:pPr>
            <w:r w:rsidDel="00000000" w:rsidR="00000000" w:rsidRPr="00000000">
              <w:rPr>
                <w:b w:val="1"/>
                <w:rtl w:val="0"/>
              </w:rPr>
              <w:t xml:space="preserve">Basic Flow</w:t>
            </w:r>
          </w:p>
          <w:p w:rsidR="00000000" w:rsidDel="00000000" w:rsidP="00000000" w:rsidRDefault="00000000" w:rsidRPr="00000000" w14:paraId="000001CE">
            <w:pPr>
              <w:rPr/>
            </w:pPr>
            <w:r w:rsidDel="00000000" w:rsidR="00000000" w:rsidRPr="00000000">
              <w:rPr>
                <w:rtl w:val="0"/>
              </w:rPr>
            </w:r>
          </w:p>
        </w:tc>
        <w:tc>
          <w:tcPr/>
          <w:p w:rsidR="00000000" w:rsidDel="00000000" w:rsidP="00000000" w:rsidRDefault="00000000" w:rsidRPr="00000000" w14:paraId="000001CF">
            <w:pPr>
              <w:rPr>
                <w:b w:val="1"/>
              </w:rPr>
            </w:pPr>
            <w:r w:rsidDel="00000000" w:rsidR="00000000" w:rsidRPr="00000000">
              <w:rPr>
                <w:b w:val="1"/>
                <w:rtl w:val="0"/>
              </w:rPr>
              <w:t xml:space="preserve">Action Actor</w:t>
            </w:r>
          </w:p>
        </w:tc>
        <w:tc>
          <w:tcPr/>
          <w:p w:rsidR="00000000" w:rsidDel="00000000" w:rsidP="00000000" w:rsidRDefault="00000000" w:rsidRPr="00000000" w14:paraId="000001D0">
            <w:pPr>
              <w:rPr>
                <w:b w:val="1"/>
              </w:rPr>
            </w:pPr>
            <w:r w:rsidDel="00000000" w:rsidR="00000000" w:rsidRPr="00000000">
              <w:rPr>
                <w:b w:val="1"/>
                <w:rtl w:val="0"/>
              </w:rPr>
              <w:t xml:space="preserve">System Action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tc>
      </w:tr>
      <w:tr>
        <w:trPr>
          <w:cantSplit w:val="0"/>
          <w:trHeight w:val="1054" w:hRule="atLeast"/>
          <w:tblHeader w:val="0"/>
        </w:trPr>
        <w:tc>
          <w:tcPr/>
          <w:p w:rsidR="00000000" w:rsidDel="00000000" w:rsidP="00000000" w:rsidRDefault="00000000" w:rsidRPr="00000000" w14:paraId="000001D3">
            <w:pPr>
              <w:ind w:left="-32" w:firstLine="0"/>
              <w:rPr/>
            </w:pPr>
            <w:r w:rsidDel="00000000" w:rsidR="00000000" w:rsidRPr="00000000">
              <w:rPr>
                <w:rtl w:val="0"/>
              </w:rPr>
            </w:r>
          </w:p>
          <w:p w:rsidR="00000000" w:rsidDel="00000000" w:rsidP="00000000" w:rsidRDefault="00000000" w:rsidRPr="00000000" w14:paraId="000001D4">
            <w:pPr>
              <w:ind w:left="-32" w:firstLine="0"/>
              <w:rPr/>
            </w:pPr>
            <w:r w:rsidDel="00000000" w:rsidR="00000000" w:rsidRPr="00000000">
              <w:rPr>
                <w:rtl w:val="0"/>
              </w:rPr>
            </w:r>
          </w:p>
          <w:p w:rsidR="00000000" w:rsidDel="00000000" w:rsidP="00000000" w:rsidRDefault="00000000" w:rsidRPr="00000000" w14:paraId="000001D5">
            <w:pPr>
              <w:ind w:left="-32" w:firstLine="0"/>
              <w:rPr/>
            </w:pPr>
            <w:r w:rsidDel="00000000" w:rsidR="00000000" w:rsidRPr="00000000">
              <w:rPr>
                <w:rtl w:val="0"/>
              </w:rPr>
            </w:r>
          </w:p>
          <w:p w:rsidR="00000000" w:rsidDel="00000000" w:rsidP="00000000" w:rsidRDefault="00000000" w:rsidRPr="00000000" w14:paraId="000001D6">
            <w:pPr>
              <w:ind w:left="-32" w:firstLine="0"/>
              <w:rPr/>
            </w:pPr>
            <w:r w:rsidDel="00000000" w:rsidR="00000000" w:rsidRPr="00000000">
              <w:rPr>
                <w:rtl w:val="0"/>
              </w:rPr>
            </w:r>
          </w:p>
          <w:p w:rsidR="00000000" w:rsidDel="00000000" w:rsidP="00000000" w:rsidRDefault="00000000" w:rsidRPr="00000000" w14:paraId="000001D7">
            <w:pPr>
              <w:ind w:left="-32" w:firstLine="0"/>
              <w:rPr/>
            </w:pPr>
            <w:r w:rsidDel="00000000" w:rsidR="00000000" w:rsidRPr="00000000">
              <w:rPr>
                <w:rtl w:val="0"/>
              </w:rPr>
            </w:r>
          </w:p>
        </w:tc>
        <w:tc>
          <w:tcPr/>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238" w:line="273" w:lineRule="auto"/>
              <w:rPr>
                <w:sz w:val="22"/>
                <w:szCs w:val="22"/>
              </w:rPr>
            </w:pPr>
            <w:r w:rsidDel="00000000" w:rsidR="00000000" w:rsidRPr="00000000">
              <w:rPr>
                <w:sz w:val="22"/>
                <w:szCs w:val="22"/>
                <w:rtl w:val="0"/>
              </w:rPr>
              <w:t xml:space="preserve">1.  The user enters the name, email, password, phone number and address, </w:t>
            </w:r>
          </w:p>
          <w:p w:rsidR="00000000" w:rsidDel="00000000" w:rsidP="00000000" w:rsidRDefault="00000000" w:rsidRPr="00000000" w14:paraId="000001DA">
            <w:pPr>
              <w:rPr/>
            </w:pPr>
            <w:r w:rsidDel="00000000" w:rsidR="00000000" w:rsidRPr="00000000">
              <w:rPr>
                <w:sz w:val="22"/>
                <w:szCs w:val="22"/>
                <w:rtl w:val="0"/>
              </w:rPr>
              <w:t xml:space="preserve">2. User submits the information</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tc>
        <w:tc>
          <w:tcPr/>
          <w:p w:rsidR="00000000" w:rsidDel="00000000" w:rsidP="00000000" w:rsidRDefault="00000000" w:rsidRPr="00000000" w14:paraId="000001DE">
            <w:pPr>
              <w:rPr>
                <w:sz w:val="22"/>
                <w:szCs w:val="22"/>
              </w:rPr>
            </w:pPr>
            <w:r w:rsidDel="00000000" w:rsidR="00000000" w:rsidRPr="00000000">
              <w:rPr>
                <w:rtl w:val="0"/>
              </w:rPr>
            </w:r>
          </w:p>
          <w:p w:rsidR="00000000" w:rsidDel="00000000" w:rsidP="00000000" w:rsidRDefault="00000000" w:rsidRPr="00000000" w14:paraId="000001DF">
            <w:pPr>
              <w:rPr/>
            </w:pPr>
            <w:r w:rsidDel="00000000" w:rsidR="00000000" w:rsidRPr="00000000">
              <w:rPr>
                <w:sz w:val="22"/>
                <w:szCs w:val="22"/>
                <w:rtl w:val="0"/>
              </w:rPr>
              <w:t xml:space="preserve">1. The system verifies the provided information</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tc>
      </w:tr>
      <w:tr>
        <w:trPr>
          <w:cantSplit w:val="0"/>
          <w:trHeight w:val="748" w:hRule="atLeast"/>
          <w:tblHeader w:val="0"/>
        </w:trPr>
        <w:tc>
          <w:tcPr/>
          <w:p w:rsidR="00000000" w:rsidDel="00000000" w:rsidP="00000000" w:rsidRDefault="00000000" w:rsidRPr="00000000" w14:paraId="000001E4">
            <w:pPr>
              <w:ind w:left="-32" w:firstLine="0"/>
              <w:rPr>
                <w:b w:val="1"/>
              </w:rPr>
            </w:pPr>
            <w:r w:rsidDel="00000000" w:rsidR="00000000" w:rsidRPr="00000000">
              <w:rPr>
                <w:b w:val="1"/>
                <w:rtl w:val="0"/>
              </w:rPr>
              <w:t xml:space="preserve">Alternate Flow</w:t>
            </w:r>
          </w:p>
        </w:tc>
        <w:tc>
          <w:tcPr>
            <w:gridSpan w:val="2"/>
          </w:tcPr>
          <w:p w:rsidR="00000000" w:rsidDel="00000000" w:rsidP="00000000" w:rsidRDefault="00000000" w:rsidRPr="00000000" w14:paraId="000001E5">
            <w:pPr>
              <w:ind w:left="-32" w:firstLine="0"/>
              <w:rPr/>
            </w:pPr>
            <w:r w:rsidDel="00000000" w:rsidR="00000000" w:rsidRPr="00000000">
              <w:rPr>
                <w:sz w:val="22"/>
                <w:szCs w:val="22"/>
                <w:rtl w:val="0"/>
              </w:rPr>
              <w:t xml:space="preserve">If the service seeker didn’t have an account and want to log _in into system, the system reminds him/her for creating an account</w:t>
            </w:r>
            <w:r w:rsidDel="00000000" w:rsidR="00000000" w:rsidRPr="00000000">
              <w:rPr>
                <w:rtl w:val="0"/>
              </w:rPr>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numPr>
          <w:ilvl w:val="0"/>
          <w:numId w:val="16"/>
        </w:numPr>
        <w:ind w:left="720" w:hanging="360"/>
        <w:rPr>
          <w:u w:val="none"/>
        </w:rPr>
      </w:pPr>
      <w:r w:rsidDel="00000000" w:rsidR="00000000" w:rsidRPr="00000000">
        <w:rPr>
          <w:rtl w:val="0"/>
        </w:rPr>
        <w:t xml:space="preserve"> </w:t>
      </w:r>
      <w:r w:rsidDel="00000000" w:rsidR="00000000" w:rsidRPr="00000000">
        <w:rPr>
          <w:b w:val="1"/>
          <w:sz w:val="32"/>
          <w:szCs w:val="32"/>
          <w:rtl w:val="0"/>
        </w:rPr>
        <w:t xml:space="preserve">Use Case User Login:</w:t>
      </w:r>
      <w:r w:rsidDel="00000000" w:rsidR="00000000" w:rsidRPr="00000000">
        <w:rPr>
          <w:rtl w:val="0"/>
        </w:rPr>
      </w:r>
    </w:p>
    <w:p w:rsidR="00000000" w:rsidDel="00000000" w:rsidP="00000000" w:rsidRDefault="00000000" w:rsidRPr="00000000" w14:paraId="000001ED">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38450" cy="1266825"/>
            <wp:effectExtent b="0" l="0" r="0" t="0"/>
            <wp:docPr id="237" name="image11.png"/>
            <a:graphic>
              <a:graphicData uri="http://schemas.openxmlformats.org/drawingml/2006/picture">
                <pic:pic>
                  <pic:nvPicPr>
                    <pic:cNvPr id="0" name="image11.png"/>
                    <pic:cNvPicPr preferRelativeResize="0"/>
                  </pic:nvPicPr>
                  <pic:blipFill>
                    <a:blip r:embed="rId16"/>
                    <a:srcRect b="39457" l="23622" r="31396" t="20481"/>
                    <a:stretch>
                      <a:fillRect/>
                    </a:stretch>
                  </pic:blipFill>
                  <pic:spPr>
                    <a:xfrm>
                      <a:off x="0" y="0"/>
                      <a:ext cx="283845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tbl>
      <w:tblPr>
        <w:tblStyle w:val="Table8"/>
        <w:tblW w:w="930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3283"/>
        <w:gridCol w:w="3211"/>
        <w:tblGridChange w:id="0">
          <w:tblGrid>
            <w:gridCol w:w="2808"/>
            <w:gridCol w:w="3283"/>
            <w:gridCol w:w="3211"/>
          </w:tblGrid>
        </w:tblGridChange>
      </w:tblGrid>
      <w:tr>
        <w:trPr>
          <w:cantSplit w:val="0"/>
          <w:trHeight w:val="320" w:hRule="atLeast"/>
          <w:tblHeader w:val="0"/>
        </w:trPr>
        <w:tc>
          <w:tcPr/>
          <w:p w:rsidR="00000000" w:rsidDel="00000000" w:rsidP="00000000" w:rsidRDefault="00000000" w:rsidRPr="00000000" w14:paraId="000001EF">
            <w:pPr>
              <w:rPr>
                <w:b w:val="1"/>
              </w:rPr>
            </w:pPr>
            <w:r w:rsidDel="00000000" w:rsidR="00000000" w:rsidRPr="00000000">
              <w:rPr>
                <w:b w:val="1"/>
                <w:rtl w:val="0"/>
              </w:rPr>
              <w:t xml:space="preserve">Use case ID</w:t>
            </w:r>
          </w:p>
        </w:tc>
        <w:tc>
          <w:tcPr>
            <w:gridSpan w:val="2"/>
          </w:tcPr>
          <w:p w:rsidR="00000000" w:rsidDel="00000000" w:rsidP="00000000" w:rsidRDefault="00000000" w:rsidRPr="00000000" w14:paraId="000001F0">
            <w:pPr>
              <w:rPr/>
            </w:pPr>
            <w:r w:rsidDel="00000000" w:rsidR="00000000" w:rsidRPr="00000000">
              <w:rPr>
                <w:rtl w:val="0"/>
              </w:rPr>
              <w:t xml:space="preserve">UC-2</w:t>
            </w:r>
          </w:p>
          <w:p w:rsidR="00000000" w:rsidDel="00000000" w:rsidP="00000000" w:rsidRDefault="00000000" w:rsidRPr="00000000" w14:paraId="000001F1">
            <w:pPr>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1F3">
            <w:pPr>
              <w:rPr>
                <w:b w:val="1"/>
              </w:rPr>
            </w:pPr>
            <w:r w:rsidDel="00000000" w:rsidR="00000000" w:rsidRPr="00000000">
              <w:rPr>
                <w:b w:val="1"/>
                <w:rtl w:val="0"/>
              </w:rPr>
              <w:t xml:space="preserve">Use case Name</w:t>
            </w:r>
          </w:p>
        </w:tc>
        <w:tc>
          <w:tcPr>
            <w:gridSpan w:val="2"/>
          </w:tcPr>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User login</w:t>
            </w:r>
          </w:p>
        </w:tc>
      </w:tr>
      <w:tr>
        <w:trPr>
          <w:cantSplit w:val="0"/>
          <w:trHeight w:val="267" w:hRule="atLeast"/>
          <w:tblHeader w:val="0"/>
        </w:trPr>
        <w:tc>
          <w:tcPr/>
          <w:p w:rsidR="00000000" w:rsidDel="00000000" w:rsidP="00000000" w:rsidRDefault="00000000" w:rsidRPr="00000000" w14:paraId="000001F7">
            <w:pPr>
              <w:ind w:left="-32" w:firstLine="0"/>
              <w:rPr>
                <w:b w:val="1"/>
              </w:rPr>
            </w:pPr>
            <w:r w:rsidDel="00000000" w:rsidR="00000000" w:rsidRPr="00000000">
              <w:rPr>
                <w:b w:val="1"/>
                <w:rtl w:val="0"/>
              </w:rPr>
              <w:t xml:space="preserve">Description</w:t>
            </w:r>
          </w:p>
          <w:p w:rsidR="00000000" w:rsidDel="00000000" w:rsidP="00000000" w:rsidRDefault="00000000" w:rsidRPr="00000000" w14:paraId="000001F8">
            <w:pPr>
              <w:ind w:left="-32" w:firstLine="0"/>
              <w:rPr/>
            </w:pPr>
            <w:r w:rsidDel="00000000" w:rsidR="00000000" w:rsidRPr="00000000">
              <w:rPr>
                <w:rtl w:val="0"/>
              </w:rPr>
            </w:r>
          </w:p>
        </w:tc>
        <w:tc>
          <w:tcPr>
            <w:gridSpan w:val="2"/>
          </w:tcPr>
          <w:p w:rsidR="00000000" w:rsidDel="00000000" w:rsidP="00000000" w:rsidRDefault="00000000" w:rsidRPr="00000000" w14:paraId="000001F9">
            <w:pPr>
              <w:spacing w:after="160" w:line="259" w:lineRule="auto"/>
              <w:ind w:left="1" w:firstLine="0"/>
              <w:rPr>
                <w:sz w:val="22"/>
                <w:szCs w:val="22"/>
              </w:rPr>
            </w:pPr>
            <w:r w:rsidDel="00000000" w:rsidR="00000000" w:rsidRPr="00000000">
              <w:rPr>
                <w:sz w:val="22"/>
                <w:szCs w:val="22"/>
                <w:rtl w:val="0"/>
              </w:rPr>
              <w:t xml:space="preserve">The user wants to login his/her created account, then it is mandatory for the user to enter his/her required details i.e. name and password. </w:t>
            </w:r>
          </w:p>
        </w:tc>
      </w:tr>
      <w:tr>
        <w:trPr>
          <w:cantSplit w:val="0"/>
          <w:trHeight w:val="258" w:hRule="atLeast"/>
          <w:tblHeader w:val="0"/>
        </w:trPr>
        <w:tc>
          <w:tcPr/>
          <w:p w:rsidR="00000000" w:rsidDel="00000000" w:rsidP="00000000" w:rsidRDefault="00000000" w:rsidRPr="00000000" w14:paraId="000001FB">
            <w:pPr>
              <w:ind w:left="-32" w:firstLine="0"/>
              <w:rPr>
                <w:b w:val="1"/>
              </w:rPr>
            </w:pPr>
            <w:r w:rsidDel="00000000" w:rsidR="00000000" w:rsidRPr="00000000">
              <w:rPr>
                <w:b w:val="1"/>
                <w:rtl w:val="0"/>
              </w:rPr>
              <w:t xml:space="preserve">Primary Actor</w:t>
            </w:r>
          </w:p>
          <w:p w:rsidR="00000000" w:rsidDel="00000000" w:rsidP="00000000" w:rsidRDefault="00000000" w:rsidRPr="00000000" w14:paraId="000001FC">
            <w:pPr>
              <w:ind w:left="-32" w:firstLine="0"/>
              <w:rPr/>
            </w:pPr>
            <w:r w:rsidDel="00000000" w:rsidR="00000000" w:rsidRPr="00000000">
              <w:rPr>
                <w:rtl w:val="0"/>
              </w:rPr>
            </w:r>
          </w:p>
        </w:tc>
        <w:tc>
          <w:tcPr>
            <w:gridSpan w:val="2"/>
          </w:tcPr>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User </w:t>
            </w:r>
          </w:p>
        </w:tc>
      </w:tr>
      <w:tr>
        <w:trPr>
          <w:cantSplit w:val="0"/>
          <w:trHeight w:val="277" w:hRule="atLeast"/>
          <w:tblHeader w:val="0"/>
        </w:trPr>
        <w:tc>
          <w:tcPr/>
          <w:p w:rsidR="00000000" w:rsidDel="00000000" w:rsidP="00000000" w:rsidRDefault="00000000" w:rsidRPr="00000000" w14:paraId="00000200">
            <w:pPr>
              <w:ind w:left="-32" w:firstLine="0"/>
              <w:rPr>
                <w:b w:val="1"/>
              </w:rPr>
            </w:pPr>
            <w:r w:rsidDel="00000000" w:rsidR="00000000" w:rsidRPr="00000000">
              <w:rPr>
                <w:b w:val="1"/>
                <w:rtl w:val="0"/>
              </w:rPr>
              <w:t xml:space="preserve">Secondary Actor</w:t>
            </w:r>
          </w:p>
          <w:p w:rsidR="00000000" w:rsidDel="00000000" w:rsidP="00000000" w:rsidRDefault="00000000" w:rsidRPr="00000000" w14:paraId="00000201">
            <w:pPr>
              <w:ind w:left="-32" w:firstLine="0"/>
              <w:rPr/>
            </w:pPr>
            <w:r w:rsidDel="00000000" w:rsidR="00000000" w:rsidRPr="00000000">
              <w:rPr>
                <w:rtl w:val="0"/>
              </w:rPr>
            </w:r>
          </w:p>
        </w:tc>
        <w:tc>
          <w:tcPr>
            <w:gridSpan w:val="2"/>
          </w:tcPr>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system</w:t>
            </w:r>
          </w:p>
        </w:tc>
      </w:tr>
      <w:tr>
        <w:trPr>
          <w:cantSplit w:val="0"/>
          <w:trHeight w:val="317" w:hRule="atLeast"/>
          <w:tblHeader w:val="0"/>
        </w:trPr>
        <w:tc>
          <w:tcPr/>
          <w:p w:rsidR="00000000" w:rsidDel="00000000" w:rsidP="00000000" w:rsidRDefault="00000000" w:rsidRPr="00000000" w14:paraId="00000205">
            <w:pPr>
              <w:ind w:left="-32" w:firstLine="0"/>
              <w:rPr>
                <w:b w:val="1"/>
              </w:rPr>
            </w:pPr>
            <w:r w:rsidDel="00000000" w:rsidR="00000000" w:rsidRPr="00000000">
              <w:rPr>
                <w:b w:val="1"/>
                <w:rtl w:val="0"/>
              </w:rPr>
              <w:t xml:space="preserve">Pre-Condition</w:t>
            </w:r>
          </w:p>
          <w:p w:rsidR="00000000" w:rsidDel="00000000" w:rsidP="00000000" w:rsidRDefault="00000000" w:rsidRPr="00000000" w14:paraId="00000206">
            <w:pPr>
              <w:ind w:left="-32" w:firstLine="0"/>
              <w:rPr/>
            </w:pPr>
            <w:r w:rsidDel="00000000" w:rsidR="00000000" w:rsidRPr="00000000">
              <w:rPr>
                <w:rtl w:val="0"/>
              </w:rPr>
            </w:r>
          </w:p>
        </w:tc>
        <w:tc>
          <w:tcPr>
            <w:gridSpan w:val="2"/>
          </w:tcPr>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spacing w:after="256" w:line="259" w:lineRule="auto"/>
              <w:ind w:left="1" w:firstLine="0"/>
              <w:rPr>
                <w:sz w:val="22"/>
                <w:szCs w:val="22"/>
              </w:rPr>
            </w:pPr>
            <w:r w:rsidDel="00000000" w:rsidR="00000000" w:rsidRPr="00000000">
              <w:rPr>
                <w:sz w:val="22"/>
                <w:szCs w:val="22"/>
                <w:rtl w:val="0"/>
              </w:rPr>
              <w:t xml:space="preserve">Internet connection is mandatory. </w:t>
            </w:r>
          </w:p>
          <w:p w:rsidR="00000000" w:rsidDel="00000000" w:rsidP="00000000" w:rsidRDefault="00000000" w:rsidRPr="00000000" w14:paraId="00000209">
            <w:pPr>
              <w:rPr/>
            </w:pPr>
            <w:r w:rsidDel="00000000" w:rsidR="00000000" w:rsidRPr="00000000">
              <w:rPr>
                <w:sz w:val="22"/>
                <w:szCs w:val="22"/>
                <w:rtl w:val="0"/>
              </w:rPr>
              <w:t xml:space="preserve">Users must have an account.</w:t>
            </w: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20B">
            <w:pPr>
              <w:ind w:left="-32" w:firstLine="0"/>
              <w:rPr>
                <w:b w:val="1"/>
              </w:rPr>
            </w:pPr>
            <w:r w:rsidDel="00000000" w:rsidR="00000000" w:rsidRPr="00000000">
              <w:rPr>
                <w:b w:val="1"/>
                <w:rtl w:val="0"/>
              </w:rPr>
              <w:t xml:space="preserve">Post-Condition</w:t>
            </w:r>
          </w:p>
          <w:p w:rsidR="00000000" w:rsidDel="00000000" w:rsidP="00000000" w:rsidRDefault="00000000" w:rsidRPr="00000000" w14:paraId="0000020C">
            <w:pPr>
              <w:ind w:left="-32" w:firstLine="0"/>
              <w:rPr/>
            </w:pPr>
            <w:r w:rsidDel="00000000" w:rsidR="00000000" w:rsidRPr="00000000">
              <w:rPr>
                <w:rtl w:val="0"/>
              </w:rPr>
            </w:r>
          </w:p>
          <w:p w:rsidR="00000000" w:rsidDel="00000000" w:rsidP="00000000" w:rsidRDefault="00000000" w:rsidRPr="00000000" w14:paraId="0000020D">
            <w:pPr>
              <w:ind w:left="-32" w:firstLine="0"/>
              <w:rPr/>
            </w:pPr>
            <w:r w:rsidDel="00000000" w:rsidR="00000000" w:rsidRPr="00000000">
              <w:rPr>
                <w:rtl w:val="0"/>
              </w:rPr>
            </w:r>
          </w:p>
        </w:tc>
        <w:tc>
          <w:tcPr>
            <w:gridSpan w:val="2"/>
          </w:tcPr>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sz w:val="22"/>
                <w:szCs w:val="22"/>
                <w:rtl w:val="0"/>
              </w:rPr>
              <w:t xml:space="preserve">Users will have to access the system or login successfully.</w:t>
            </w:r>
            <w:r w:rsidDel="00000000" w:rsidR="00000000" w:rsidRPr="00000000">
              <w:rPr>
                <w:rtl w:val="0"/>
              </w:rPr>
            </w:r>
          </w:p>
        </w:tc>
      </w:tr>
      <w:tr>
        <w:trPr>
          <w:cantSplit w:val="0"/>
          <w:trHeight w:val="1099" w:hRule="atLeast"/>
          <w:tblHeader w:val="0"/>
        </w:trPr>
        <w:tc>
          <w:tcPr/>
          <w:p w:rsidR="00000000" w:rsidDel="00000000" w:rsidP="00000000" w:rsidRDefault="00000000" w:rsidRPr="00000000" w14:paraId="00000211">
            <w:pPr>
              <w:ind w:left="-32" w:firstLine="0"/>
              <w:rPr>
                <w:b w:val="1"/>
              </w:rPr>
            </w:pPr>
            <w:r w:rsidDel="00000000" w:rsidR="00000000" w:rsidRPr="00000000">
              <w:rPr>
                <w:b w:val="1"/>
                <w:rtl w:val="0"/>
              </w:rPr>
              <w:t xml:space="preserve">Basic Flow</w:t>
            </w:r>
          </w:p>
          <w:p w:rsidR="00000000" w:rsidDel="00000000" w:rsidP="00000000" w:rsidRDefault="00000000" w:rsidRPr="00000000" w14:paraId="00000212">
            <w:pPr>
              <w:ind w:left="-32" w:firstLine="0"/>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ind w:left="-32" w:firstLine="0"/>
              <w:rPr/>
            </w:pPr>
            <w:r w:rsidDel="00000000" w:rsidR="00000000" w:rsidRPr="00000000">
              <w:rPr>
                <w:rtl w:val="0"/>
              </w:rPr>
            </w:r>
          </w:p>
        </w:tc>
        <w:tc>
          <w:tcPr/>
          <w:p w:rsidR="00000000" w:rsidDel="00000000" w:rsidP="00000000" w:rsidRDefault="00000000" w:rsidRPr="00000000" w14:paraId="00000215">
            <w:pPr>
              <w:rPr>
                <w:b w:val="1"/>
              </w:rPr>
            </w:pPr>
            <w:r w:rsidDel="00000000" w:rsidR="00000000" w:rsidRPr="00000000">
              <w:rPr>
                <w:b w:val="1"/>
                <w:rtl w:val="0"/>
              </w:rPr>
              <w:t xml:space="preserve">Action Actor</w:t>
            </w:r>
          </w:p>
          <w:p w:rsidR="00000000" w:rsidDel="00000000" w:rsidP="00000000" w:rsidRDefault="00000000" w:rsidRPr="00000000" w14:paraId="00000216">
            <w:pPr>
              <w:rPr/>
            </w:pPr>
            <w:r w:rsidDel="00000000" w:rsidR="00000000" w:rsidRPr="00000000">
              <w:rPr>
                <w:rtl w:val="0"/>
              </w:rPr>
            </w:r>
          </w:p>
        </w:tc>
        <w:tc>
          <w:tcPr/>
          <w:p w:rsidR="00000000" w:rsidDel="00000000" w:rsidP="00000000" w:rsidRDefault="00000000" w:rsidRPr="00000000" w14:paraId="00000217">
            <w:pPr>
              <w:rPr>
                <w:b w:val="1"/>
              </w:rPr>
            </w:pPr>
            <w:r w:rsidDel="00000000" w:rsidR="00000000" w:rsidRPr="00000000">
              <w:rPr>
                <w:b w:val="1"/>
                <w:rtl w:val="0"/>
              </w:rPr>
              <w:t xml:space="preserve">System Action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tc>
      </w:tr>
      <w:tr>
        <w:trPr>
          <w:cantSplit w:val="0"/>
          <w:trHeight w:val="1054" w:hRule="atLeast"/>
          <w:tblHeader w:val="0"/>
        </w:trPr>
        <w:tc>
          <w:tcPr/>
          <w:p w:rsidR="00000000" w:rsidDel="00000000" w:rsidP="00000000" w:rsidRDefault="00000000" w:rsidRPr="00000000" w14:paraId="0000021B">
            <w:pPr>
              <w:ind w:left="-32" w:firstLine="0"/>
              <w:rPr/>
            </w:pPr>
            <w:r w:rsidDel="00000000" w:rsidR="00000000" w:rsidRPr="00000000">
              <w:rPr>
                <w:rtl w:val="0"/>
              </w:rPr>
            </w:r>
          </w:p>
          <w:p w:rsidR="00000000" w:rsidDel="00000000" w:rsidP="00000000" w:rsidRDefault="00000000" w:rsidRPr="00000000" w14:paraId="0000021C">
            <w:pPr>
              <w:ind w:left="-32" w:firstLine="0"/>
              <w:rPr/>
            </w:pPr>
            <w:r w:rsidDel="00000000" w:rsidR="00000000" w:rsidRPr="00000000">
              <w:rPr>
                <w:rtl w:val="0"/>
              </w:rPr>
            </w:r>
          </w:p>
          <w:p w:rsidR="00000000" w:rsidDel="00000000" w:rsidP="00000000" w:rsidRDefault="00000000" w:rsidRPr="00000000" w14:paraId="0000021D">
            <w:pPr>
              <w:ind w:left="-32" w:firstLine="0"/>
              <w:rPr/>
            </w:pPr>
            <w:r w:rsidDel="00000000" w:rsidR="00000000" w:rsidRPr="00000000">
              <w:rPr>
                <w:rtl w:val="0"/>
              </w:rPr>
            </w:r>
          </w:p>
          <w:p w:rsidR="00000000" w:rsidDel="00000000" w:rsidP="00000000" w:rsidRDefault="00000000" w:rsidRPr="00000000" w14:paraId="0000021E">
            <w:pPr>
              <w:ind w:left="-32" w:firstLine="0"/>
              <w:rPr/>
            </w:pPr>
            <w:r w:rsidDel="00000000" w:rsidR="00000000" w:rsidRPr="00000000">
              <w:rPr>
                <w:rtl w:val="0"/>
              </w:rPr>
            </w:r>
          </w:p>
          <w:p w:rsidR="00000000" w:rsidDel="00000000" w:rsidP="00000000" w:rsidRDefault="00000000" w:rsidRPr="00000000" w14:paraId="0000021F">
            <w:pPr>
              <w:ind w:left="-32" w:firstLine="0"/>
              <w:rPr/>
            </w:pPr>
            <w:r w:rsidDel="00000000" w:rsidR="00000000" w:rsidRPr="00000000">
              <w:rPr>
                <w:rtl w:val="0"/>
              </w:rPr>
            </w:r>
          </w:p>
        </w:tc>
        <w:tc>
          <w:tcPr/>
          <w:p w:rsidR="00000000" w:rsidDel="00000000" w:rsidP="00000000" w:rsidRDefault="00000000" w:rsidRPr="00000000" w14:paraId="00000220">
            <w:pPr>
              <w:spacing w:after="240" w:line="273" w:lineRule="auto"/>
              <w:ind w:left="1" w:firstLine="0"/>
              <w:rPr/>
            </w:pPr>
            <w:r w:rsidDel="00000000" w:rsidR="00000000" w:rsidRPr="00000000">
              <w:rPr>
                <w:sz w:val="22"/>
                <w:szCs w:val="22"/>
                <w:rtl w:val="0"/>
              </w:rPr>
              <w:t xml:space="preserve">1. User enters a name and password. </w:t>
            </w:r>
            <w:r w:rsidDel="00000000" w:rsidR="00000000" w:rsidRPr="00000000">
              <w:rPr>
                <w:rtl w:val="0"/>
              </w:rPr>
            </w:r>
          </w:p>
          <w:p w:rsidR="00000000" w:rsidDel="00000000" w:rsidP="00000000" w:rsidRDefault="00000000" w:rsidRPr="00000000" w14:paraId="00000221">
            <w:pPr>
              <w:spacing w:line="259" w:lineRule="auto"/>
              <w:ind w:left="0" w:firstLine="0"/>
              <w:rPr/>
            </w:pPr>
            <w:r w:rsidDel="00000000" w:rsidR="00000000" w:rsidRPr="00000000">
              <w:rPr>
                <w:sz w:val="22"/>
                <w:szCs w:val="22"/>
                <w:rtl w:val="0"/>
              </w:rPr>
              <w:t xml:space="preserve">2. Press the login button to login with the system. </w:t>
            </w:r>
            <w:r w:rsidDel="00000000" w:rsidR="00000000" w:rsidRPr="00000000">
              <w:rPr>
                <w:rtl w:val="0"/>
              </w:rPr>
            </w:r>
          </w:p>
        </w:tc>
        <w:tc>
          <w:tcPr/>
          <w:p w:rsidR="00000000" w:rsidDel="00000000" w:rsidP="00000000" w:rsidRDefault="00000000" w:rsidRPr="00000000" w14:paraId="00000222">
            <w:pPr>
              <w:spacing w:after="240" w:line="273" w:lineRule="auto"/>
              <w:ind w:left="1" w:firstLine="0"/>
              <w:rPr/>
            </w:pPr>
            <w:r w:rsidDel="00000000" w:rsidR="00000000" w:rsidRPr="00000000">
              <w:rPr>
                <w:sz w:val="22"/>
                <w:szCs w:val="22"/>
                <w:rtl w:val="0"/>
              </w:rPr>
              <w:t xml:space="preserve">1. The system verifies the name and password. </w:t>
            </w:r>
            <w:r w:rsidDel="00000000" w:rsidR="00000000" w:rsidRPr="00000000">
              <w:rPr>
                <w:rtl w:val="0"/>
              </w:rPr>
            </w:r>
          </w:p>
          <w:p w:rsidR="00000000" w:rsidDel="00000000" w:rsidP="00000000" w:rsidRDefault="00000000" w:rsidRPr="00000000" w14:paraId="00000223">
            <w:pPr>
              <w:spacing w:line="259" w:lineRule="auto"/>
              <w:ind w:left="1" w:firstLine="0"/>
              <w:rPr/>
            </w:pPr>
            <w:r w:rsidDel="00000000" w:rsidR="00000000" w:rsidRPr="00000000">
              <w:rPr>
                <w:sz w:val="22"/>
                <w:szCs w:val="22"/>
                <w:rtl w:val="0"/>
              </w:rPr>
              <w:t xml:space="preserve">2. If the name and password is correct then, the system successfully logs the user. </w:t>
            </w:r>
            <w:r w:rsidDel="00000000" w:rsidR="00000000" w:rsidRPr="00000000">
              <w:rPr>
                <w:rtl w:val="0"/>
              </w:rPr>
            </w:r>
          </w:p>
        </w:tc>
      </w:tr>
      <w:tr>
        <w:trPr>
          <w:cantSplit w:val="0"/>
          <w:trHeight w:val="748" w:hRule="atLeast"/>
          <w:tblHeader w:val="0"/>
        </w:trPr>
        <w:tc>
          <w:tcPr/>
          <w:p w:rsidR="00000000" w:rsidDel="00000000" w:rsidP="00000000" w:rsidRDefault="00000000" w:rsidRPr="00000000" w14:paraId="00000224">
            <w:pPr>
              <w:ind w:left="-32" w:firstLine="0"/>
              <w:rPr/>
            </w:pPr>
            <w:r w:rsidDel="00000000" w:rsidR="00000000" w:rsidRPr="00000000">
              <w:rPr>
                <w:b w:val="1"/>
                <w:rtl w:val="0"/>
              </w:rPr>
              <w:t xml:space="preserve">Alternate Flow</w:t>
            </w:r>
            <w:r w:rsidDel="00000000" w:rsidR="00000000" w:rsidRPr="00000000">
              <w:rPr>
                <w:rtl w:val="0"/>
              </w:rPr>
            </w:r>
          </w:p>
        </w:tc>
        <w:tc>
          <w:tcPr>
            <w:gridSpan w:val="2"/>
          </w:tcPr>
          <w:p w:rsidR="00000000" w:rsidDel="00000000" w:rsidP="00000000" w:rsidRDefault="00000000" w:rsidRPr="00000000" w14:paraId="00000225">
            <w:pPr>
              <w:ind w:left="-32" w:firstLine="0"/>
              <w:rPr/>
            </w:pPr>
            <w:r w:rsidDel="00000000" w:rsidR="00000000" w:rsidRPr="00000000">
              <w:rPr>
                <w:sz w:val="22"/>
                <w:szCs w:val="22"/>
                <w:rtl w:val="0"/>
              </w:rPr>
              <w:t xml:space="preserve">If the user does not have an account and wants to login into the system, the system reminds him/her to create an account.</w:t>
            </w:r>
            <w:r w:rsidDel="00000000" w:rsidR="00000000" w:rsidRPr="00000000">
              <w:rPr>
                <w:rtl w:val="0"/>
              </w:rPr>
            </w:r>
          </w:p>
        </w:tc>
      </w:tr>
    </w:tbl>
    <w:p w:rsidR="00000000" w:rsidDel="00000000" w:rsidP="00000000" w:rsidRDefault="00000000" w:rsidRPr="00000000" w14:paraId="00000227">
      <w:pPr>
        <w:pStyle w:val="Heading1"/>
        <w:numPr>
          <w:ilvl w:val="0"/>
          <w:numId w:val="1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Case Guardian Registration:</w:t>
      </w:r>
    </w:p>
    <w:p w:rsidR="00000000" w:rsidDel="00000000" w:rsidP="00000000" w:rsidRDefault="00000000" w:rsidRPr="00000000" w14:paraId="00000228">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43150" cy="1076325"/>
            <wp:effectExtent b="0" l="0" r="0" t="0"/>
            <wp:docPr id="219" name="image3.png"/>
            <a:graphic>
              <a:graphicData uri="http://schemas.openxmlformats.org/drawingml/2006/picture">
                <pic:pic>
                  <pic:nvPicPr>
                    <pic:cNvPr id="0" name="image3.png"/>
                    <pic:cNvPicPr preferRelativeResize="0"/>
                  </pic:nvPicPr>
                  <pic:blipFill>
                    <a:blip r:embed="rId17"/>
                    <a:srcRect b="41566" l="24422" r="34983" t="24397"/>
                    <a:stretch>
                      <a:fillRect/>
                    </a:stretch>
                  </pic:blipFill>
                  <pic:spPr>
                    <a:xfrm>
                      <a:off x="0" y="0"/>
                      <a:ext cx="2343150" cy="1076325"/>
                    </a:xfrm>
                    <a:prstGeom prst="rect"/>
                    <a:ln/>
                  </pic:spPr>
                </pic:pic>
              </a:graphicData>
            </a:graphic>
          </wp:inline>
        </w:drawing>
      </w:r>
      <w:r w:rsidDel="00000000" w:rsidR="00000000" w:rsidRPr="00000000">
        <w:rPr>
          <w:rtl w:val="0"/>
        </w:rPr>
      </w:r>
    </w:p>
    <w:tbl>
      <w:tblPr>
        <w:tblStyle w:val="Table9"/>
        <w:tblW w:w="930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3283"/>
        <w:gridCol w:w="3211"/>
        <w:tblGridChange w:id="0">
          <w:tblGrid>
            <w:gridCol w:w="2808"/>
            <w:gridCol w:w="3283"/>
            <w:gridCol w:w="3211"/>
          </w:tblGrid>
        </w:tblGridChange>
      </w:tblGrid>
      <w:tr>
        <w:trPr>
          <w:cantSplit w:val="0"/>
          <w:trHeight w:val="320" w:hRule="atLeast"/>
          <w:tblHeader w:val="0"/>
        </w:trPr>
        <w:tc>
          <w:tcPr/>
          <w:p w:rsidR="00000000" w:rsidDel="00000000" w:rsidP="00000000" w:rsidRDefault="00000000" w:rsidRPr="00000000" w14:paraId="00000229">
            <w:pPr>
              <w:rPr>
                <w:b w:val="1"/>
              </w:rPr>
            </w:pPr>
            <w:r w:rsidDel="00000000" w:rsidR="00000000" w:rsidRPr="00000000">
              <w:rPr>
                <w:b w:val="1"/>
                <w:rtl w:val="0"/>
              </w:rPr>
              <w:t xml:space="preserve">Use case ID</w:t>
            </w:r>
          </w:p>
        </w:tc>
        <w:tc>
          <w:tcPr>
            <w:gridSpan w:val="2"/>
          </w:tcPr>
          <w:p w:rsidR="00000000" w:rsidDel="00000000" w:rsidP="00000000" w:rsidRDefault="00000000" w:rsidRPr="00000000" w14:paraId="0000022A">
            <w:pPr>
              <w:rPr/>
            </w:pPr>
            <w:r w:rsidDel="00000000" w:rsidR="00000000" w:rsidRPr="00000000">
              <w:rPr>
                <w:rtl w:val="0"/>
              </w:rPr>
              <w:t xml:space="preserve">Uc_3</w:t>
            </w:r>
          </w:p>
          <w:p w:rsidR="00000000" w:rsidDel="00000000" w:rsidP="00000000" w:rsidRDefault="00000000" w:rsidRPr="00000000" w14:paraId="0000022B">
            <w:pPr>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22D">
            <w:pPr>
              <w:rPr>
                <w:b w:val="1"/>
              </w:rPr>
            </w:pPr>
            <w:r w:rsidDel="00000000" w:rsidR="00000000" w:rsidRPr="00000000">
              <w:rPr>
                <w:b w:val="1"/>
                <w:rtl w:val="0"/>
              </w:rPr>
              <w:t xml:space="preserve">Use case Name</w:t>
            </w:r>
          </w:p>
        </w:tc>
        <w:tc>
          <w:tcPr>
            <w:gridSpan w:val="2"/>
          </w:tcPr>
          <w:p w:rsidR="00000000" w:rsidDel="00000000" w:rsidP="00000000" w:rsidRDefault="00000000" w:rsidRPr="00000000" w14:paraId="0000022E">
            <w:pPr>
              <w:rPr/>
            </w:pPr>
            <w:r w:rsidDel="00000000" w:rsidR="00000000" w:rsidRPr="00000000">
              <w:rPr>
                <w:rtl w:val="0"/>
              </w:rPr>
              <w:t xml:space="preserve">Friends list registration</w:t>
            </w:r>
          </w:p>
          <w:p w:rsidR="00000000" w:rsidDel="00000000" w:rsidP="00000000" w:rsidRDefault="00000000" w:rsidRPr="00000000" w14:paraId="0000022F">
            <w:pPr>
              <w:rPr/>
            </w:pPr>
            <w:r w:rsidDel="00000000" w:rsidR="00000000" w:rsidRPr="00000000">
              <w:rPr>
                <w:rtl w:val="0"/>
              </w:rPr>
            </w:r>
          </w:p>
        </w:tc>
      </w:tr>
      <w:tr>
        <w:trPr>
          <w:cantSplit w:val="0"/>
          <w:trHeight w:val="267" w:hRule="atLeast"/>
          <w:tblHeader w:val="0"/>
        </w:trPr>
        <w:tc>
          <w:tcPr/>
          <w:p w:rsidR="00000000" w:rsidDel="00000000" w:rsidP="00000000" w:rsidRDefault="00000000" w:rsidRPr="00000000" w14:paraId="00000231">
            <w:pPr>
              <w:ind w:left="-32" w:firstLine="0"/>
              <w:rPr>
                <w:b w:val="1"/>
              </w:rPr>
            </w:pPr>
            <w:r w:rsidDel="00000000" w:rsidR="00000000" w:rsidRPr="00000000">
              <w:rPr>
                <w:b w:val="1"/>
                <w:rtl w:val="0"/>
              </w:rPr>
              <w:t xml:space="preserve">Description</w:t>
            </w:r>
          </w:p>
          <w:p w:rsidR="00000000" w:rsidDel="00000000" w:rsidP="00000000" w:rsidRDefault="00000000" w:rsidRPr="00000000" w14:paraId="00000232">
            <w:pPr>
              <w:ind w:left="-32" w:firstLine="0"/>
              <w:rPr/>
            </w:pPr>
            <w:r w:rsidDel="00000000" w:rsidR="00000000" w:rsidRPr="00000000">
              <w:rPr>
                <w:rtl w:val="0"/>
              </w:rPr>
            </w:r>
          </w:p>
        </w:tc>
        <w:tc>
          <w:tcPr>
            <w:gridSpan w:val="2"/>
          </w:tcPr>
          <w:p w:rsidR="00000000" w:rsidDel="00000000" w:rsidP="00000000" w:rsidRDefault="00000000" w:rsidRPr="00000000" w14:paraId="00000233">
            <w:pPr>
              <w:spacing w:after="160" w:line="259" w:lineRule="auto"/>
              <w:rPr>
                <w:sz w:val="22"/>
                <w:szCs w:val="22"/>
              </w:rPr>
            </w:pPr>
            <w:r w:rsidDel="00000000" w:rsidR="00000000" w:rsidRPr="00000000">
              <w:rPr>
                <w:sz w:val="22"/>
                <w:szCs w:val="22"/>
                <w:rtl w:val="0"/>
              </w:rPr>
              <w:t xml:space="preserve">The user has to register himself/herself by adding the name, phone number, email and password.</w:t>
            </w:r>
          </w:p>
        </w:tc>
      </w:tr>
      <w:tr>
        <w:trPr>
          <w:cantSplit w:val="0"/>
          <w:trHeight w:val="258" w:hRule="atLeast"/>
          <w:tblHeader w:val="0"/>
        </w:trPr>
        <w:tc>
          <w:tcPr/>
          <w:p w:rsidR="00000000" w:rsidDel="00000000" w:rsidP="00000000" w:rsidRDefault="00000000" w:rsidRPr="00000000" w14:paraId="00000235">
            <w:pPr>
              <w:ind w:left="-32" w:firstLine="0"/>
              <w:rPr>
                <w:b w:val="1"/>
              </w:rPr>
            </w:pPr>
            <w:r w:rsidDel="00000000" w:rsidR="00000000" w:rsidRPr="00000000">
              <w:rPr>
                <w:b w:val="1"/>
                <w:rtl w:val="0"/>
              </w:rPr>
              <w:t xml:space="preserve">Primary Actor</w:t>
            </w:r>
          </w:p>
          <w:p w:rsidR="00000000" w:rsidDel="00000000" w:rsidP="00000000" w:rsidRDefault="00000000" w:rsidRPr="00000000" w14:paraId="00000236">
            <w:pPr>
              <w:ind w:left="-32" w:firstLine="0"/>
              <w:rPr/>
            </w:pPr>
            <w:r w:rsidDel="00000000" w:rsidR="00000000" w:rsidRPr="00000000">
              <w:rPr>
                <w:rtl w:val="0"/>
              </w:rPr>
            </w:r>
          </w:p>
        </w:tc>
        <w:tc>
          <w:tcPr>
            <w:gridSpan w:val="2"/>
          </w:tcPr>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user</w:t>
            </w:r>
          </w:p>
        </w:tc>
      </w:tr>
      <w:tr>
        <w:trPr>
          <w:cantSplit w:val="0"/>
          <w:trHeight w:val="277" w:hRule="atLeast"/>
          <w:tblHeader w:val="0"/>
        </w:trPr>
        <w:tc>
          <w:tcPr/>
          <w:p w:rsidR="00000000" w:rsidDel="00000000" w:rsidP="00000000" w:rsidRDefault="00000000" w:rsidRPr="00000000" w14:paraId="0000023A">
            <w:pPr>
              <w:ind w:left="-32" w:firstLine="0"/>
              <w:rPr>
                <w:b w:val="1"/>
              </w:rPr>
            </w:pPr>
            <w:r w:rsidDel="00000000" w:rsidR="00000000" w:rsidRPr="00000000">
              <w:rPr>
                <w:b w:val="1"/>
                <w:rtl w:val="0"/>
              </w:rPr>
              <w:t xml:space="preserve">Secondary Actor</w:t>
            </w:r>
          </w:p>
          <w:p w:rsidR="00000000" w:rsidDel="00000000" w:rsidP="00000000" w:rsidRDefault="00000000" w:rsidRPr="00000000" w14:paraId="0000023B">
            <w:pPr>
              <w:ind w:left="-32" w:firstLine="0"/>
              <w:rPr/>
            </w:pPr>
            <w:r w:rsidDel="00000000" w:rsidR="00000000" w:rsidRPr="00000000">
              <w:rPr>
                <w:rtl w:val="0"/>
              </w:rPr>
            </w:r>
          </w:p>
        </w:tc>
        <w:tc>
          <w:tcPr>
            <w:gridSpan w:val="2"/>
          </w:tcPr>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system</w:t>
            </w:r>
          </w:p>
        </w:tc>
      </w:tr>
      <w:tr>
        <w:trPr>
          <w:cantSplit w:val="0"/>
          <w:trHeight w:val="317" w:hRule="atLeast"/>
          <w:tblHeader w:val="0"/>
        </w:trPr>
        <w:tc>
          <w:tcPr/>
          <w:p w:rsidR="00000000" w:rsidDel="00000000" w:rsidP="00000000" w:rsidRDefault="00000000" w:rsidRPr="00000000" w14:paraId="0000023F">
            <w:pPr>
              <w:ind w:left="-32" w:firstLine="0"/>
              <w:rPr>
                <w:b w:val="1"/>
              </w:rPr>
            </w:pPr>
            <w:r w:rsidDel="00000000" w:rsidR="00000000" w:rsidRPr="00000000">
              <w:rPr>
                <w:b w:val="1"/>
                <w:rtl w:val="0"/>
              </w:rPr>
              <w:t xml:space="preserve">Pre-Condition</w:t>
            </w:r>
          </w:p>
          <w:p w:rsidR="00000000" w:rsidDel="00000000" w:rsidP="00000000" w:rsidRDefault="00000000" w:rsidRPr="00000000" w14:paraId="00000240">
            <w:pPr>
              <w:ind w:left="-32" w:firstLine="0"/>
              <w:rPr/>
            </w:pPr>
            <w:r w:rsidDel="00000000" w:rsidR="00000000" w:rsidRPr="00000000">
              <w:rPr>
                <w:rtl w:val="0"/>
              </w:rPr>
            </w:r>
          </w:p>
        </w:tc>
        <w:tc>
          <w:tcPr>
            <w:gridSpan w:val="2"/>
          </w:tcPr>
          <w:p w:rsidR="00000000" w:rsidDel="00000000" w:rsidP="00000000" w:rsidRDefault="00000000" w:rsidRPr="00000000" w14:paraId="00000241">
            <w:pPr>
              <w:spacing w:after="256" w:line="259" w:lineRule="auto"/>
              <w:rPr>
                <w:sz w:val="22"/>
                <w:szCs w:val="22"/>
              </w:rPr>
            </w:pPr>
            <w:r w:rsidDel="00000000" w:rsidR="00000000" w:rsidRPr="00000000">
              <w:rPr>
                <w:sz w:val="22"/>
                <w:szCs w:val="22"/>
                <w:rtl w:val="0"/>
              </w:rPr>
              <w:t xml:space="preserve">Information provided by the user will be correct.</w:t>
            </w:r>
          </w:p>
          <w:p w:rsidR="00000000" w:rsidDel="00000000" w:rsidP="00000000" w:rsidRDefault="00000000" w:rsidRPr="00000000" w14:paraId="00000242">
            <w:pPr>
              <w:spacing w:after="160" w:line="259" w:lineRule="auto"/>
              <w:rPr>
                <w:sz w:val="22"/>
                <w:szCs w:val="22"/>
              </w:rPr>
            </w:pPr>
            <w:r w:rsidDel="00000000" w:rsidR="00000000" w:rsidRPr="00000000">
              <w:rPr>
                <w:sz w:val="22"/>
                <w:szCs w:val="22"/>
                <w:rtl w:val="0"/>
              </w:rPr>
              <w:t xml:space="preserve">Internet connection is mandatory.</w:t>
            </w:r>
          </w:p>
        </w:tc>
      </w:tr>
      <w:tr>
        <w:trPr>
          <w:cantSplit w:val="0"/>
          <w:trHeight w:val="317" w:hRule="atLeast"/>
          <w:tblHeader w:val="0"/>
        </w:trPr>
        <w:tc>
          <w:tcPr/>
          <w:p w:rsidR="00000000" w:rsidDel="00000000" w:rsidP="00000000" w:rsidRDefault="00000000" w:rsidRPr="00000000" w14:paraId="00000244">
            <w:pPr>
              <w:ind w:left="-32" w:firstLine="0"/>
              <w:rPr>
                <w:b w:val="1"/>
              </w:rPr>
            </w:pPr>
            <w:r w:rsidDel="00000000" w:rsidR="00000000" w:rsidRPr="00000000">
              <w:rPr>
                <w:b w:val="1"/>
                <w:rtl w:val="0"/>
              </w:rPr>
              <w:t xml:space="preserve">Post-Condition</w:t>
            </w:r>
          </w:p>
          <w:p w:rsidR="00000000" w:rsidDel="00000000" w:rsidP="00000000" w:rsidRDefault="00000000" w:rsidRPr="00000000" w14:paraId="00000245">
            <w:pPr>
              <w:ind w:left="-32" w:firstLine="0"/>
              <w:rPr/>
            </w:pPr>
            <w:r w:rsidDel="00000000" w:rsidR="00000000" w:rsidRPr="00000000">
              <w:rPr>
                <w:rtl w:val="0"/>
              </w:rPr>
            </w:r>
          </w:p>
          <w:p w:rsidR="00000000" w:rsidDel="00000000" w:rsidP="00000000" w:rsidRDefault="00000000" w:rsidRPr="00000000" w14:paraId="00000246">
            <w:pPr>
              <w:ind w:left="-32" w:firstLine="0"/>
              <w:rPr/>
            </w:pPr>
            <w:r w:rsidDel="00000000" w:rsidR="00000000" w:rsidRPr="00000000">
              <w:rPr>
                <w:rtl w:val="0"/>
              </w:rPr>
            </w:r>
          </w:p>
        </w:tc>
        <w:tc>
          <w:tcPr>
            <w:gridSpan w:val="2"/>
          </w:tcPr>
          <w:p w:rsidR="00000000" w:rsidDel="00000000" w:rsidP="00000000" w:rsidRDefault="00000000" w:rsidRPr="00000000" w14:paraId="00000247">
            <w:pPr>
              <w:spacing w:after="160" w:line="259" w:lineRule="auto"/>
              <w:rPr>
                <w:sz w:val="22"/>
                <w:szCs w:val="22"/>
              </w:rPr>
            </w:pPr>
            <w:r w:rsidDel="00000000" w:rsidR="00000000" w:rsidRPr="00000000">
              <w:rPr>
                <w:sz w:val="22"/>
                <w:szCs w:val="22"/>
                <w:rtl w:val="0"/>
              </w:rPr>
              <w:t xml:space="preserve">Users should have to be registered with the system successfully.</w:t>
            </w:r>
          </w:p>
        </w:tc>
      </w:tr>
      <w:tr>
        <w:trPr>
          <w:cantSplit w:val="0"/>
          <w:trHeight w:val="1099" w:hRule="atLeast"/>
          <w:tblHeader w:val="0"/>
        </w:trPr>
        <w:tc>
          <w:tcPr/>
          <w:p w:rsidR="00000000" w:rsidDel="00000000" w:rsidP="00000000" w:rsidRDefault="00000000" w:rsidRPr="00000000" w14:paraId="00000249">
            <w:pPr>
              <w:ind w:left="-32" w:firstLine="0"/>
              <w:rPr>
                <w:b w:val="1"/>
              </w:rPr>
            </w:pPr>
            <w:r w:rsidDel="00000000" w:rsidR="00000000" w:rsidRPr="00000000">
              <w:rPr>
                <w:b w:val="1"/>
                <w:rtl w:val="0"/>
              </w:rPr>
              <w:t xml:space="preserve">Basic Flow</w:t>
            </w:r>
          </w:p>
          <w:p w:rsidR="00000000" w:rsidDel="00000000" w:rsidP="00000000" w:rsidRDefault="00000000" w:rsidRPr="00000000" w14:paraId="0000024A">
            <w:pPr>
              <w:ind w:left="-32" w:firstLine="0"/>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ind w:left="-32" w:firstLine="0"/>
              <w:rPr/>
            </w:pPr>
            <w:r w:rsidDel="00000000" w:rsidR="00000000" w:rsidRPr="00000000">
              <w:rPr>
                <w:rtl w:val="0"/>
              </w:rPr>
            </w:r>
          </w:p>
        </w:tc>
        <w:tc>
          <w:tcPr/>
          <w:p w:rsidR="00000000" w:rsidDel="00000000" w:rsidP="00000000" w:rsidRDefault="00000000" w:rsidRPr="00000000" w14:paraId="0000024D">
            <w:pPr>
              <w:rPr>
                <w:b w:val="1"/>
              </w:rPr>
            </w:pPr>
            <w:r w:rsidDel="00000000" w:rsidR="00000000" w:rsidRPr="00000000">
              <w:rPr>
                <w:b w:val="1"/>
                <w:rtl w:val="0"/>
              </w:rPr>
              <w:t xml:space="preserve">Action Actor</w:t>
            </w:r>
          </w:p>
          <w:p w:rsidR="00000000" w:rsidDel="00000000" w:rsidP="00000000" w:rsidRDefault="00000000" w:rsidRPr="00000000" w14:paraId="0000024E">
            <w:pPr>
              <w:rPr/>
            </w:pPr>
            <w:r w:rsidDel="00000000" w:rsidR="00000000" w:rsidRPr="00000000">
              <w:rPr>
                <w:rtl w:val="0"/>
              </w:rPr>
            </w:r>
          </w:p>
        </w:tc>
        <w:tc>
          <w:tcPr/>
          <w:p w:rsidR="00000000" w:rsidDel="00000000" w:rsidP="00000000" w:rsidRDefault="00000000" w:rsidRPr="00000000" w14:paraId="0000024F">
            <w:pPr>
              <w:rPr>
                <w:b w:val="1"/>
              </w:rPr>
            </w:pPr>
            <w:r w:rsidDel="00000000" w:rsidR="00000000" w:rsidRPr="00000000">
              <w:rPr>
                <w:b w:val="1"/>
                <w:rtl w:val="0"/>
              </w:rPr>
              <w:t xml:space="preserve">System Action</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tc>
      </w:tr>
      <w:tr>
        <w:trPr>
          <w:cantSplit w:val="0"/>
          <w:trHeight w:val="1054" w:hRule="atLeast"/>
          <w:tblHeader w:val="0"/>
        </w:trPr>
        <w:tc>
          <w:tcPr/>
          <w:p w:rsidR="00000000" w:rsidDel="00000000" w:rsidP="00000000" w:rsidRDefault="00000000" w:rsidRPr="00000000" w14:paraId="00000253">
            <w:pPr>
              <w:ind w:left="-32" w:firstLine="0"/>
              <w:rPr/>
            </w:pPr>
            <w:r w:rsidDel="00000000" w:rsidR="00000000" w:rsidRPr="00000000">
              <w:rPr>
                <w:rtl w:val="0"/>
              </w:rPr>
            </w:r>
          </w:p>
          <w:p w:rsidR="00000000" w:rsidDel="00000000" w:rsidP="00000000" w:rsidRDefault="00000000" w:rsidRPr="00000000" w14:paraId="00000254">
            <w:pPr>
              <w:ind w:left="-32" w:firstLine="0"/>
              <w:rPr/>
            </w:pPr>
            <w:r w:rsidDel="00000000" w:rsidR="00000000" w:rsidRPr="00000000">
              <w:rPr>
                <w:rtl w:val="0"/>
              </w:rPr>
            </w:r>
          </w:p>
          <w:p w:rsidR="00000000" w:rsidDel="00000000" w:rsidP="00000000" w:rsidRDefault="00000000" w:rsidRPr="00000000" w14:paraId="00000255">
            <w:pPr>
              <w:ind w:left="-32" w:firstLine="0"/>
              <w:rPr/>
            </w:pPr>
            <w:r w:rsidDel="00000000" w:rsidR="00000000" w:rsidRPr="00000000">
              <w:rPr>
                <w:rtl w:val="0"/>
              </w:rPr>
            </w:r>
          </w:p>
          <w:p w:rsidR="00000000" w:rsidDel="00000000" w:rsidP="00000000" w:rsidRDefault="00000000" w:rsidRPr="00000000" w14:paraId="00000256">
            <w:pPr>
              <w:ind w:left="-32" w:firstLine="0"/>
              <w:rPr/>
            </w:pPr>
            <w:r w:rsidDel="00000000" w:rsidR="00000000" w:rsidRPr="00000000">
              <w:rPr>
                <w:rtl w:val="0"/>
              </w:rPr>
            </w:r>
          </w:p>
          <w:p w:rsidR="00000000" w:rsidDel="00000000" w:rsidP="00000000" w:rsidRDefault="00000000" w:rsidRPr="00000000" w14:paraId="00000257">
            <w:pPr>
              <w:ind w:left="-32" w:firstLine="0"/>
              <w:rPr/>
            </w:pPr>
            <w:r w:rsidDel="00000000" w:rsidR="00000000" w:rsidRPr="00000000">
              <w:rPr>
                <w:rtl w:val="0"/>
              </w:rPr>
            </w:r>
          </w:p>
        </w:tc>
        <w:tc>
          <w:tcPr/>
          <w:p w:rsidR="00000000" w:rsidDel="00000000" w:rsidP="00000000" w:rsidRDefault="00000000" w:rsidRPr="00000000" w14:paraId="00000258">
            <w:pPr>
              <w:spacing w:after="238" w:line="275" w:lineRule="auto"/>
              <w:rPr>
                <w:sz w:val="22"/>
                <w:szCs w:val="22"/>
              </w:rPr>
            </w:pPr>
            <w:r w:rsidDel="00000000" w:rsidR="00000000" w:rsidRPr="00000000">
              <w:rPr>
                <w:sz w:val="22"/>
                <w:szCs w:val="22"/>
                <w:rtl w:val="0"/>
              </w:rPr>
              <w:t xml:space="preserve">1.  The user enters the name, email, password, phone number and address, </w:t>
            </w:r>
          </w:p>
          <w:p w:rsidR="00000000" w:rsidDel="00000000" w:rsidP="00000000" w:rsidRDefault="00000000" w:rsidRPr="00000000" w14:paraId="00000259">
            <w:pPr>
              <w:spacing w:after="160" w:line="259" w:lineRule="auto"/>
              <w:rPr>
                <w:sz w:val="22"/>
                <w:szCs w:val="22"/>
              </w:rPr>
            </w:pPr>
            <w:r w:rsidDel="00000000" w:rsidR="00000000" w:rsidRPr="00000000">
              <w:rPr>
                <w:sz w:val="22"/>
                <w:szCs w:val="22"/>
                <w:rtl w:val="0"/>
              </w:rPr>
              <w:t xml:space="preserve">2. User submits the information. </w:t>
            </w:r>
          </w:p>
        </w:tc>
        <w:tc>
          <w:tcPr/>
          <w:p w:rsidR="00000000" w:rsidDel="00000000" w:rsidP="00000000" w:rsidRDefault="00000000" w:rsidRPr="00000000" w14:paraId="0000025A">
            <w:pPr>
              <w:spacing w:after="242" w:line="274" w:lineRule="auto"/>
              <w:rPr/>
            </w:pPr>
            <w:r w:rsidDel="00000000" w:rsidR="00000000" w:rsidRPr="00000000">
              <w:rPr>
                <w:sz w:val="22"/>
                <w:szCs w:val="22"/>
                <w:rtl w:val="0"/>
              </w:rPr>
              <w:t xml:space="preserve">1. The system verifies the provided information. </w:t>
            </w:r>
            <w:r w:rsidDel="00000000" w:rsidR="00000000" w:rsidRPr="00000000">
              <w:rPr>
                <w:rtl w:val="0"/>
              </w:rPr>
            </w:r>
          </w:p>
          <w:p w:rsidR="00000000" w:rsidDel="00000000" w:rsidP="00000000" w:rsidRDefault="00000000" w:rsidRPr="00000000" w14:paraId="0000025B">
            <w:pPr>
              <w:spacing w:after="240" w:line="273" w:lineRule="auto"/>
              <w:rPr/>
            </w:pPr>
            <w:r w:rsidDel="00000000" w:rsidR="00000000" w:rsidRPr="00000000">
              <w:rPr>
                <w:sz w:val="22"/>
                <w:szCs w:val="22"/>
                <w:rtl w:val="0"/>
              </w:rPr>
              <w:t xml:space="preserve">2. If the information of the user is correctly inserted. Then, the system registers the user. </w:t>
            </w:r>
            <w:r w:rsidDel="00000000" w:rsidR="00000000" w:rsidRPr="00000000">
              <w:rPr>
                <w:rtl w:val="0"/>
              </w:rPr>
            </w:r>
          </w:p>
          <w:p w:rsidR="00000000" w:rsidDel="00000000" w:rsidP="00000000" w:rsidRDefault="00000000" w:rsidRPr="00000000" w14:paraId="0000025C">
            <w:pPr>
              <w:spacing w:line="259" w:lineRule="auto"/>
              <w:rPr/>
            </w:pPr>
            <w:r w:rsidDel="00000000" w:rsidR="00000000" w:rsidRPr="00000000">
              <w:rPr>
                <w:sz w:val="22"/>
                <w:szCs w:val="22"/>
                <w:rtl w:val="0"/>
              </w:rPr>
              <w:t xml:space="preserve">3. System displays registration successful messages. </w:t>
            </w:r>
            <w:r w:rsidDel="00000000" w:rsidR="00000000" w:rsidRPr="00000000">
              <w:rPr>
                <w:rtl w:val="0"/>
              </w:rPr>
            </w:r>
          </w:p>
        </w:tc>
      </w:tr>
      <w:tr>
        <w:trPr>
          <w:cantSplit w:val="0"/>
          <w:trHeight w:val="748" w:hRule="atLeast"/>
          <w:tblHeader w:val="0"/>
        </w:trPr>
        <w:tc>
          <w:tcPr/>
          <w:p w:rsidR="00000000" w:rsidDel="00000000" w:rsidP="00000000" w:rsidRDefault="00000000" w:rsidRPr="00000000" w14:paraId="0000025D">
            <w:pPr>
              <w:ind w:left="-32" w:firstLine="0"/>
              <w:rPr/>
            </w:pPr>
            <w:r w:rsidDel="00000000" w:rsidR="00000000" w:rsidRPr="00000000">
              <w:rPr>
                <w:b w:val="1"/>
                <w:rtl w:val="0"/>
              </w:rPr>
              <w:t xml:space="preserve">Alternate Flow</w:t>
            </w:r>
            <w:r w:rsidDel="00000000" w:rsidR="00000000" w:rsidRPr="00000000">
              <w:rPr>
                <w:rtl w:val="0"/>
              </w:rPr>
            </w:r>
          </w:p>
        </w:tc>
        <w:tc>
          <w:tcPr>
            <w:gridSpan w:val="2"/>
          </w:tcPr>
          <w:p w:rsidR="00000000" w:rsidDel="00000000" w:rsidP="00000000" w:rsidRDefault="00000000" w:rsidRPr="00000000" w14:paraId="0000025E">
            <w:pPr>
              <w:spacing w:after="274" w:line="273" w:lineRule="auto"/>
              <w:rPr>
                <w:sz w:val="22"/>
                <w:szCs w:val="22"/>
              </w:rPr>
            </w:pPr>
            <w:r w:rsidDel="00000000" w:rsidR="00000000" w:rsidRPr="00000000">
              <w:rPr>
                <w:sz w:val="22"/>
                <w:szCs w:val="22"/>
                <w:rtl w:val="0"/>
              </w:rPr>
              <w:t xml:space="preserve">If the information is not correct, the system shows a dialog box of error messages. </w:t>
            </w:r>
          </w:p>
        </w:tc>
      </w:tr>
    </w:tbl>
    <w:p w:rsidR="00000000" w:rsidDel="00000000" w:rsidP="00000000" w:rsidRDefault="00000000" w:rsidRPr="00000000" w14:paraId="00000260">
      <w:pPr>
        <w:pStyle w:val="Heading1"/>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Case Danger Button:</w:t>
      </w:r>
    </w:p>
    <w:p w:rsidR="00000000" w:rsidDel="00000000" w:rsidP="00000000" w:rsidRDefault="00000000" w:rsidRPr="00000000" w14:paraId="00000261">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62200" cy="1266825"/>
            <wp:effectExtent b="0" l="0" r="0" t="0"/>
            <wp:docPr id="223" name="image12.png"/>
            <a:graphic>
              <a:graphicData uri="http://schemas.openxmlformats.org/drawingml/2006/picture">
                <pic:pic>
                  <pic:nvPicPr>
                    <pic:cNvPr id="0" name="image12.png"/>
                    <pic:cNvPicPr preferRelativeResize="0"/>
                  </pic:nvPicPr>
                  <pic:blipFill>
                    <a:blip r:embed="rId18"/>
                    <a:srcRect b="38554" l="21452" r="37623" t="21385"/>
                    <a:stretch>
                      <a:fillRect/>
                    </a:stretch>
                  </pic:blipFill>
                  <pic:spPr>
                    <a:xfrm>
                      <a:off x="0" y="0"/>
                      <a:ext cx="2362200" cy="1266825"/>
                    </a:xfrm>
                    <a:prstGeom prst="rect"/>
                    <a:ln/>
                  </pic:spPr>
                </pic:pic>
              </a:graphicData>
            </a:graphic>
          </wp:inline>
        </w:drawing>
      </w:r>
      <w:r w:rsidDel="00000000" w:rsidR="00000000" w:rsidRPr="00000000">
        <w:rPr>
          <w:rtl w:val="0"/>
        </w:rPr>
      </w:r>
    </w:p>
    <w:tbl>
      <w:tblPr>
        <w:tblStyle w:val="Table10"/>
        <w:tblW w:w="930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3283"/>
        <w:gridCol w:w="3211"/>
        <w:tblGridChange w:id="0">
          <w:tblGrid>
            <w:gridCol w:w="2808"/>
            <w:gridCol w:w="3283"/>
            <w:gridCol w:w="3211"/>
          </w:tblGrid>
        </w:tblGridChange>
      </w:tblGrid>
      <w:tr>
        <w:trPr>
          <w:cantSplit w:val="0"/>
          <w:trHeight w:val="320" w:hRule="atLeast"/>
          <w:tblHeader w:val="0"/>
        </w:trPr>
        <w:tc>
          <w:tcPr/>
          <w:p w:rsidR="00000000" w:rsidDel="00000000" w:rsidP="00000000" w:rsidRDefault="00000000" w:rsidRPr="00000000" w14:paraId="00000262">
            <w:pPr>
              <w:rPr>
                <w:b w:val="1"/>
              </w:rPr>
            </w:pPr>
            <w:r w:rsidDel="00000000" w:rsidR="00000000" w:rsidRPr="00000000">
              <w:rPr>
                <w:b w:val="1"/>
                <w:rtl w:val="0"/>
              </w:rPr>
              <w:t xml:space="preserve">Use case ID</w:t>
            </w:r>
          </w:p>
        </w:tc>
        <w:tc>
          <w:tcPr>
            <w:gridSpan w:val="2"/>
          </w:tcPr>
          <w:p w:rsidR="00000000" w:rsidDel="00000000" w:rsidP="00000000" w:rsidRDefault="00000000" w:rsidRPr="00000000" w14:paraId="00000263">
            <w:pPr>
              <w:rPr/>
            </w:pPr>
            <w:r w:rsidDel="00000000" w:rsidR="00000000" w:rsidRPr="00000000">
              <w:rPr>
                <w:rtl w:val="0"/>
              </w:rPr>
              <w:t xml:space="preserve">Uc_4</w:t>
            </w:r>
          </w:p>
          <w:p w:rsidR="00000000" w:rsidDel="00000000" w:rsidP="00000000" w:rsidRDefault="00000000" w:rsidRPr="00000000" w14:paraId="00000264">
            <w:pPr>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266">
            <w:pPr>
              <w:rPr>
                <w:b w:val="1"/>
              </w:rPr>
            </w:pPr>
            <w:r w:rsidDel="00000000" w:rsidR="00000000" w:rsidRPr="00000000">
              <w:rPr>
                <w:b w:val="1"/>
                <w:rtl w:val="0"/>
              </w:rPr>
              <w:t xml:space="preserve">Use case Name</w:t>
            </w:r>
          </w:p>
        </w:tc>
        <w:tc>
          <w:tcPr>
            <w:gridSpan w:val="2"/>
          </w:tcPr>
          <w:p w:rsidR="00000000" w:rsidDel="00000000" w:rsidP="00000000" w:rsidRDefault="00000000" w:rsidRPr="00000000" w14:paraId="00000267">
            <w:pPr>
              <w:rPr/>
            </w:pPr>
            <w:r w:rsidDel="00000000" w:rsidR="00000000" w:rsidRPr="00000000">
              <w:rPr>
                <w:rtl w:val="0"/>
              </w:rPr>
              <w:t xml:space="preserve">Danger button</w:t>
            </w:r>
          </w:p>
          <w:p w:rsidR="00000000" w:rsidDel="00000000" w:rsidP="00000000" w:rsidRDefault="00000000" w:rsidRPr="00000000" w14:paraId="00000268">
            <w:pPr>
              <w:rPr/>
            </w:pPr>
            <w:r w:rsidDel="00000000" w:rsidR="00000000" w:rsidRPr="00000000">
              <w:rPr>
                <w:rtl w:val="0"/>
              </w:rPr>
            </w:r>
          </w:p>
        </w:tc>
      </w:tr>
      <w:tr>
        <w:trPr>
          <w:cantSplit w:val="0"/>
          <w:trHeight w:val="267" w:hRule="atLeast"/>
          <w:tblHeader w:val="0"/>
        </w:trPr>
        <w:tc>
          <w:tcPr/>
          <w:p w:rsidR="00000000" w:rsidDel="00000000" w:rsidP="00000000" w:rsidRDefault="00000000" w:rsidRPr="00000000" w14:paraId="0000026A">
            <w:pPr>
              <w:ind w:left="-32" w:firstLine="0"/>
              <w:rPr>
                <w:b w:val="1"/>
              </w:rPr>
            </w:pPr>
            <w:r w:rsidDel="00000000" w:rsidR="00000000" w:rsidRPr="00000000">
              <w:rPr>
                <w:b w:val="1"/>
                <w:rtl w:val="0"/>
              </w:rPr>
              <w:t xml:space="preserve">Description</w:t>
            </w:r>
          </w:p>
          <w:p w:rsidR="00000000" w:rsidDel="00000000" w:rsidP="00000000" w:rsidRDefault="00000000" w:rsidRPr="00000000" w14:paraId="0000026B">
            <w:pPr>
              <w:ind w:left="-32" w:firstLine="0"/>
              <w:rPr/>
            </w:pPr>
            <w:r w:rsidDel="00000000" w:rsidR="00000000" w:rsidRPr="00000000">
              <w:rPr>
                <w:rtl w:val="0"/>
              </w:rPr>
            </w:r>
          </w:p>
        </w:tc>
        <w:tc>
          <w:tcPr>
            <w:gridSpan w:val="2"/>
          </w:tcPr>
          <w:p w:rsidR="00000000" w:rsidDel="00000000" w:rsidP="00000000" w:rsidRDefault="00000000" w:rsidRPr="00000000" w14:paraId="0000026C">
            <w:pPr>
              <w:rPr/>
            </w:pPr>
            <w:r w:rsidDel="00000000" w:rsidR="00000000" w:rsidRPr="00000000">
              <w:rPr>
                <w:rtl w:val="0"/>
              </w:rPr>
              <w:t xml:space="preserve">In case of emergency, the user will press the danger button and an alert message will be sent to the guardians in the friend list.</w:t>
            </w:r>
          </w:p>
          <w:p w:rsidR="00000000" w:rsidDel="00000000" w:rsidP="00000000" w:rsidRDefault="00000000" w:rsidRPr="00000000" w14:paraId="0000026D">
            <w:pPr>
              <w:rPr/>
            </w:pPr>
            <w:r w:rsidDel="00000000" w:rsidR="00000000" w:rsidRPr="00000000">
              <w:rPr>
                <w:rtl w:val="0"/>
              </w:rPr>
            </w:r>
          </w:p>
        </w:tc>
      </w:tr>
      <w:tr>
        <w:trPr>
          <w:cantSplit w:val="0"/>
          <w:trHeight w:val="258" w:hRule="atLeast"/>
          <w:tblHeader w:val="0"/>
        </w:trPr>
        <w:tc>
          <w:tcPr/>
          <w:p w:rsidR="00000000" w:rsidDel="00000000" w:rsidP="00000000" w:rsidRDefault="00000000" w:rsidRPr="00000000" w14:paraId="0000026F">
            <w:pPr>
              <w:ind w:left="-32" w:firstLine="0"/>
              <w:rPr>
                <w:b w:val="1"/>
              </w:rPr>
            </w:pPr>
            <w:r w:rsidDel="00000000" w:rsidR="00000000" w:rsidRPr="00000000">
              <w:rPr>
                <w:b w:val="1"/>
                <w:rtl w:val="0"/>
              </w:rPr>
              <w:t xml:space="preserve">Primary Actor</w:t>
            </w:r>
          </w:p>
          <w:p w:rsidR="00000000" w:rsidDel="00000000" w:rsidP="00000000" w:rsidRDefault="00000000" w:rsidRPr="00000000" w14:paraId="00000270">
            <w:pPr>
              <w:ind w:left="-32" w:firstLine="0"/>
              <w:rPr/>
            </w:pPr>
            <w:r w:rsidDel="00000000" w:rsidR="00000000" w:rsidRPr="00000000">
              <w:rPr>
                <w:rtl w:val="0"/>
              </w:rPr>
            </w:r>
          </w:p>
        </w:tc>
        <w:tc>
          <w:tcPr>
            <w:gridSpan w:val="2"/>
          </w:tcPr>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user</w:t>
            </w:r>
          </w:p>
        </w:tc>
      </w:tr>
      <w:tr>
        <w:trPr>
          <w:cantSplit w:val="0"/>
          <w:trHeight w:val="277" w:hRule="atLeast"/>
          <w:tblHeader w:val="0"/>
        </w:trPr>
        <w:tc>
          <w:tcPr/>
          <w:p w:rsidR="00000000" w:rsidDel="00000000" w:rsidP="00000000" w:rsidRDefault="00000000" w:rsidRPr="00000000" w14:paraId="00000274">
            <w:pPr>
              <w:ind w:left="-32" w:firstLine="0"/>
              <w:rPr>
                <w:b w:val="1"/>
              </w:rPr>
            </w:pPr>
            <w:r w:rsidDel="00000000" w:rsidR="00000000" w:rsidRPr="00000000">
              <w:rPr>
                <w:b w:val="1"/>
                <w:rtl w:val="0"/>
              </w:rPr>
              <w:t xml:space="preserve">Secondary Actor</w:t>
            </w:r>
          </w:p>
          <w:p w:rsidR="00000000" w:rsidDel="00000000" w:rsidP="00000000" w:rsidRDefault="00000000" w:rsidRPr="00000000" w14:paraId="00000275">
            <w:pPr>
              <w:ind w:left="-32" w:firstLine="0"/>
              <w:rPr/>
            </w:pPr>
            <w:r w:rsidDel="00000000" w:rsidR="00000000" w:rsidRPr="00000000">
              <w:rPr>
                <w:rtl w:val="0"/>
              </w:rPr>
            </w:r>
          </w:p>
        </w:tc>
        <w:tc>
          <w:tcPr>
            <w:gridSpan w:val="2"/>
          </w:tcPr>
          <w:p w:rsidR="00000000" w:rsidDel="00000000" w:rsidP="00000000" w:rsidRDefault="00000000" w:rsidRPr="00000000" w14:paraId="00000276">
            <w:pPr>
              <w:rPr/>
            </w:pPr>
            <w:r w:rsidDel="00000000" w:rsidR="00000000" w:rsidRPr="00000000">
              <w:rPr>
                <w:rtl w:val="0"/>
              </w:rPr>
              <w:t xml:space="preserve">system</w:t>
            </w:r>
          </w:p>
          <w:p w:rsidR="00000000" w:rsidDel="00000000" w:rsidP="00000000" w:rsidRDefault="00000000" w:rsidRPr="00000000" w14:paraId="00000277">
            <w:pPr>
              <w:rPr/>
            </w:pP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279">
            <w:pPr>
              <w:ind w:left="-32" w:firstLine="0"/>
              <w:rPr>
                <w:b w:val="1"/>
              </w:rPr>
            </w:pPr>
            <w:r w:rsidDel="00000000" w:rsidR="00000000" w:rsidRPr="00000000">
              <w:rPr>
                <w:b w:val="1"/>
                <w:rtl w:val="0"/>
              </w:rPr>
              <w:t xml:space="preserve">Pre-Condition</w:t>
            </w:r>
          </w:p>
          <w:p w:rsidR="00000000" w:rsidDel="00000000" w:rsidP="00000000" w:rsidRDefault="00000000" w:rsidRPr="00000000" w14:paraId="0000027A">
            <w:pPr>
              <w:ind w:left="-32" w:firstLine="0"/>
              <w:rPr/>
            </w:pPr>
            <w:r w:rsidDel="00000000" w:rsidR="00000000" w:rsidRPr="00000000">
              <w:rPr>
                <w:rtl w:val="0"/>
              </w:rPr>
            </w:r>
          </w:p>
        </w:tc>
        <w:tc>
          <w:tcPr>
            <w:gridSpan w:val="2"/>
          </w:tcPr>
          <w:p w:rsidR="00000000" w:rsidDel="00000000" w:rsidP="00000000" w:rsidRDefault="00000000" w:rsidRPr="00000000" w14:paraId="0000027B">
            <w:pPr>
              <w:rPr/>
            </w:pPr>
            <w:r w:rsidDel="00000000" w:rsidR="00000000" w:rsidRPr="00000000">
              <w:rPr>
                <w:rtl w:val="0"/>
              </w:rPr>
              <w:t xml:space="preserve">Wi-Fi availability is mandatory.</w:t>
            </w:r>
          </w:p>
          <w:p w:rsidR="00000000" w:rsidDel="00000000" w:rsidP="00000000" w:rsidRDefault="00000000" w:rsidRPr="00000000" w14:paraId="0000027C">
            <w:pPr>
              <w:rPr/>
            </w:pP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27E">
            <w:pPr>
              <w:ind w:left="-32" w:firstLine="0"/>
              <w:rPr>
                <w:b w:val="1"/>
              </w:rPr>
            </w:pPr>
            <w:r w:rsidDel="00000000" w:rsidR="00000000" w:rsidRPr="00000000">
              <w:rPr>
                <w:b w:val="1"/>
                <w:rtl w:val="0"/>
              </w:rPr>
              <w:t xml:space="preserve">Post-Condition</w:t>
            </w:r>
          </w:p>
          <w:p w:rsidR="00000000" w:rsidDel="00000000" w:rsidP="00000000" w:rsidRDefault="00000000" w:rsidRPr="00000000" w14:paraId="0000027F">
            <w:pPr>
              <w:ind w:left="-32" w:firstLine="0"/>
              <w:rPr/>
            </w:pPr>
            <w:r w:rsidDel="00000000" w:rsidR="00000000" w:rsidRPr="00000000">
              <w:rPr>
                <w:rtl w:val="0"/>
              </w:rPr>
            </w:r>
          </w:p>
          <w:p w:rsidR="00000000" w:rsidDel="00000000" w:rsidP="00000000" w:rsidRDefault="00000000" w:rsidRPr="00000000" w14:paraId="00000280">
            <w:pPr>
              <w:ind w:left="-32" w:firstLine="0"/>
              <w:rPr/>
            </w:pPr>
            <w:r w:rsidDel="00000000" w:rsidR="00000000" w:rsidRPr="00000000">
              <w:rPr>
                <w:rtl w:val="0"/>
              </w:rPr>
            </w:r>
          </w:p>
        </w:tc>
        <w:tc>
          <w:tcPr>
            <w:gridSpan w:val="2"/>
          </w:tcPr>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Send message to guardian is post condition</w:t>
            </w:r>
          </w:p>
        </w:tc>
      </w:tr>
      <w:tr>
        <w:trPr>
          <w:cantSplit w:val="0"/>
          <w:trHeight w:val="1099" w:hRule="atLeast"/>
          <w:tblHeader w:val="0"/>
        </w:trPr>
        <w:tc>
          <w:tcPr/>
          <w:p w:rsidR="00000000" w:rsidDel="00000000" w:rsidP="00000000" w:rsidRDefault="00000000" w:rsidRPr="00000000" w14:paraId="00000284">
            <w:pPr>
              <w:ind w:left="-32" w:firstLine="0"/>
              <w:rPr>
                <w:b w:val="1"/>
              </w:rPr>
            </w:pPr>
            <w:r w:rsidDel="00000000" w:rsidR="00000000" w:rsidRPr="00000000">
              <w:rPr>
                <w:b w:val="1"/>
                <w:rtl w:val="0"/>
              </w:rPr>
              <w:t xml:space="preserve">Basic Flow</w:t>
            </w:r>
          </w:p>
          <w:p w:rsidR="00000000" w:rsidDel="00000000" w:rsidP="00000000" w:rsidRDefault="00000000" w:rsidRPr="00000000" w14:paraId="00000285">
            <w:pPr>
              <w:ind w:left="-32" w:firstLine="0"/>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ind w:left="-32" w:firstLine="0"/>
              <w:rPr/>
            </w:pPr>
            <w:r w:rsidDel="00000000" w:rsidR="00000000" w:rsidRPr="00000000">
              <w:rPr>
                <w:rtl w:val="0"/>
              </w:rPr>
            </w:r>
          </w:p>
        </w:tc>
        <w:tc>
          <w:tcPr/>
          <w:p w:rsidR="00000000" w:rsidDel="00000000" w:rsidP="00000000" w:rsidRDefault="00000000" w:rsidRPr="00000000" w14:paraId="00000288">
            <w:pPr>
              <w:rPr>
                <w:b w:val="1"/>
              </w:rPr>
            </w:pPr>
            <w:r w:rsidDel="00000000" w:rsidR="00000000" w:rsidRPr="00000000">
              <w:rPr>
                <w:b w:val="1"/>
                <w:rtl w:val="0"/>
              </w:rPr>
              <w:t xml:space="preserve">Action Actor</w:t>
            </w:r>
          </w:p>
          <w:p w:rsidR="00000000" w:rsidDel="00000000" w:rsidP="00000000" w:rsidRDefault="00000000" w:rsidRPr="00000000" w14:paraId="00000289">
            <w:pPr>
              <w:rPr/>
            </w:pPr>
            <w:r w:rsidDel="00000000" w:rsidR="00000000" w:rsidRPr="00000000">
              <w:rPr>
                <w:rtl w:val="0"/>
              </w:rPr>
            </w:r>
          </w:p>
        </w:tc>
        <w:tc>
          <w:tcPr/>
          <w:p w:rsidR="00000000" w:rsidDel="00000000" w:rsidP="00000000" w:rsidRDefault="00000000" w:rsidRPr="00000000" w14:paraId="0000028A">
            <w:pPr>
              <w:rPr>
                <w:b w:val="1"/>
              </w:rPr>
            </w:pPr>
            <w:r w:rsidDel="00000000" w:rsidR="00000000" w:rsidRPr="00000000">
              <w:rPr>
                <w:b w:val="1"/>
                <w:rtl w:val="0"/>
              </w:rPr>
              <w:t xml:space="preserve">System Action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tc>
      </w:tr>
      <w:tr>
        <w:trPr>
          <w:cantSplit w:val="0"/>
          <w:trHeight w:val="1054" w:hRule="atLeast"/>
          <w:tblHeader w:val="0"/>
        </w:trPr>
        <w:tc>
          <w:tcPr/>
          <w:p w:rsidR="00000000" w:rsidDel="00000000" w:rsidP="00000000" w:rsidRDefault="00000000" w:rsidRPr="00000000" w14:paraId="0000028E">
            <w:pPr>
              <w:ind w:left="-32" w:firstLine="0"/>
              <w:rPr/>
            </w:pPr>
            <w:r w:rsidDel="00000000" w:rsidR="00000000" w:rsidRPr="00000000">
              <w:rPr>
                <w:rtl w:val="0"/>
              </w:rPr>
            </w:r>
          </w:p>
          <w:p w:rsidR="00000000" w:rsidDel="00000000" w:rsidP="00000000" w:rsidRDefault="00000000" w:rsidRPr="00000000" w14:paraId="0000028F">
            <w:pPr>
              <w:ind w:left="-32" w:firstLine="0"/>
              <w:rPr/>
            </w:pPr>
            <w:r w:rsidDel="00000000" w:rsidR="00000000" w:rsidRPr="00000000">
              <w:rPr>
                <w:rtl w:val="0"/>
              </w:rPr>
            </w:r>
          </w:p>
          <w:p w:rsidR="00000000" w:rsidDel="00000000" w:rsidP="00000000" w:rsidRDefault="00000000" w:rsidRPr="00000000" w14:paraId="00000290">
            <w:pPr>
              <w:ind w:left="-32" w:firstLine="0"/>
              <w:rPr/>
            </w:pPr>
            <w:r w:rsidDel="00000000" w:rsidR="00000000" w:rsidRPr="00000000">
              <w:rPr>
                <w:rtl w:val="0"/>
              </w:rPr>
            </w:r>
          </w:p>
          <w:p w:rsidR="00000000" w:rsidDel="00000000" w:rsidP="00000000" w:rsidRDefault="00000000" w:rsidRPr="00000000" w14:paraId="00000291">
            <w:pPr>
              <w:ind w:left="-32" w:firstLine="0"/>
              <w:rPr/>
            </w:pPr>
            <w:r w:rsidDel="00000000" w:rsidR="00000000" w:rsidRPr="00000000">
              <w:rPr>
                <w:rtl w:val="0"/>
              </w:rPr>
            </w:r>
          </w:p>
          <w:p w:rsidR="00000000" w:rsidDel="00000000" w:rsidP="00000000" w:rsidRDefault="00000000" w:rsidRPr="00000000" w14:paraId="00000292">
            <w:pPr>
              <w:ind w:left="-32" w:firstLine="0"/>
              <w:rPr/>
            </w:pPr>
            <w:r w:rsidDel="00000000" w:rsidR="00000000" w:rsidRPr="00000000">
              <w:rPr>
                <w:rtl w:val="0"/>
              </w:rPr>
            </w:r>
          </w:p>
        </w:tc>
        <w:tc>
          <w:tcPr/>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Pressing the danger button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tc>
        <w:tc>
          <w:tcPr/>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Send SMS to the guardian stored in the database and track location through GPS.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tc>
      </w:tr>
      <w:tr>
        <w:trPr>
          <w:cantSplit w:val="0"/>
          <w:trHeight w:val="740" w:hRule="atLeast"/>
          <w:tblHeader w:val="0"/>
        </w:trPr>
        <w:tc>
          <w:tcPr/>
          <w:p w:rsidR="00000000" w:rsidDel="00000000" w:rsidP="00000000" w:rsidRDefault="00000000" w:rsidRPr="00000000" w14:paraId="0000029D">
            <w:pPr>
              <w:ind w:left="-32" w:firstLine="0"/>
              <w:rPr/>
            </w:pPr>
            <w:r w:rsidDel="00000000" w:rsidR="00000000" w:rsidRPr="00000000">
              <w:rPr>
                <w:b w:val="1"/>
                <w:rtl w:val="0"/>
              </w:rPr>
              <w:t xml:space="preserve">Alternate Flow</w:t>
            </w:r>
            <w:r w:rsidDel="00000000" w:rsidR="00000000" w:rsidRPr="00000000">
              <w:rPr>
                <w:rtl w:val="0"/>
              </w:rPr>
            </w:r>
          </w:p>
        </w:tc>
        <w:tc>
          <w:tcPr>
            <w:gridSpan w:val="2"/>
          </w:tcPr>
          <w:p w:rsidR="00000000" w:rsidDel="00000000" w:rsidP="00000000" w:rsidRDefault="00000000" w:rsidRPr="00000000" w14:paraId="0000029E">
            <w:pPr>
              <w:ind w:left="-32" w:firstLine="0"/>
              <w:rPr/>
            </w:pPr>
            <w:r w:rsidDel="00000000" w:rsidR="00000000" w:rsidRPr="00000000">
              <w:rPr>
                <w:rtl w:val="0"/>
              </w:rPr>
              <w:t xml:space="preserve">If Wi-Fi is not available, the system will show a dialogue box showing no internet connection.</w:t>
            </w:r>
          </w:p>
        </w:tc>
      </w:tr>
    </w:tbl>
    <w:p w:rsidR="00000000" w:rsidDel="00000000" w:rsidP="00000000" w:rsidRDefault="00000000" w:rsidRPr="00000000" w14:paraId="000002A0">
      <w:pPr>
        <w:pStyle w:val="Heading1"/>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Case Updating Info</w:t>
      </w:r>
    </w:p>
    <w:p w:rsidR="00000000" w:rsidDel="00000000" w:rsidP="00000000" w:rsidRDefault="00000000" w:rsidRPr="00000000" w14:paraId="000002A1">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86000" cy="1323975"/>
            <wp:effectExtent b="0" l="0" r="0" t="0"/>
            <wp:docPr id="221" name="image1.png"/>
            <a:graphic>
              <a:graphicData uri="http://schemas.openxmlformats.org/drawingml/2006/picture">
                <pic:pic>
                  <pic:nvPicPr>
                    <pic:cNvPr id="0" name="image1.png"/>
                    <pic:cNvPicPr preferRelativeResize="0"/>
                  </pic:nvPicPr>
                  <pic:blipFill>
                    <a:blip r:embed="rId19"/>
                    <a:srcRect b="40060" l="24669" r="35808" t="18072"/>
                    <a:stretch>
                      <a:fillRect/>
                    </a:stretch>
                  </pic:blipFill>
                  <pic:spPr>
                    <a:xfrm>
                      <a:off x="0" y="0"/>
                      <a:ext cx="2286000" cy="1323975"/>
                    </a:xfrm>
                    <a:prstGeom prst="rect"/>
                    <a:ln/>
                  </pic:spPr>
                </pic:pic>
              </a:graphicData>
            </a:graphic>
          </wp:inline>
        </w:drawing>
      </w:r>
      <w:r w:rsidDel="00000000" w:rsidR="00000000" w:rsidRPr="00000000">
        <w:rPr>
          <w:rtl w:val="0"/>
        </w:rPr>
      </w:r>
    </w:p>
    <w:tbl>
      <w:tblPr>
        <w:tblStyle w:val="Table11"/>
        <w:tblW w:w="930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3283"/>
        <w:gridCol w:w="3211"/>
        <w:tblGridChange w:id="0">
          <w:tblGrid>
            <w:gridCol w:w="2808"/>
            <w:gridCol w:w="3283"/>
            <w:gridCol w:w="3211"/>
          </w:tblGrid>
        </w:tblGridChange>
      </w:tblGrid>
      <w:tr>
        <w:trPr>
          <w:cantSplit w:val="0"/>
          <w:trHeight w:val="320" w:hRule="atLeast"/>
          <w:tblHeader w:val="0"/>
        </w:trPr>
        <w:tc>
          <w:tcPr/>
          <w:p w:rsidR="00000000" w:rsidDel="00000000" w:rsidP="00000000" w:rsidRDefault="00000000" w:rsidRPr="00000000" w14:paraId="000002A2">
            <w:pPr>
              <w:rPr>
                <w:b w:val="1"/>
              </w:rPr>
            </w:pPr>
            <w:r w:rsidDel="00000000" w:rsidR="00000000" w:rsidRPr="00000000">
              <w:rPr>
                <w:b w:val="1"/>
                <w:rtl w:val="0"/>
              </w:rPr>
              <w:t xml:space="preserve">Use case ID</w:t>
            </w:r>
          </w:p>
        </w:tc>
        <w:tc>
          <w:tcPr>
            <w:gridSpan w:val="2"/>
          </w:tcPr>
          <w:p w:rsidR="00000000" w:rsidDel="00000000" w:rsidP="00000000" w:rsidRDefault="00000000" w:rsidRPr="00000000" w14:paraId="000002A3">
            <w:pPr>
              <w:rPr/>
            </w:pPr>
            <w:r w:rsidDel="00000000" w:rsidR="00000000" w:rsidRPr="00000000">
              <w:rPr>
                <w:rtl w:val="0"/>
              </w:rPr>
              <w:t xml:space="preserve">Uc_5</w:t>
            </w:r>
          </w:p>
          <w:p w:rsidR="00000000" w:rsidDel="00000000" w:rsidP="00000000" w:rsidRDefault="00000000" w:rsidRPr="00000000" w14:paraId="000002A4">
            <w:pPr>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2A6">
            <w:pPr>
              <w:rPr>
                <w:b w:val="1"/>
              </w:rPr>
            </w:pPr>
            <w:r w:rsidDel="00000000" w:rsidR="00000000" w:rsidRPr="00000000">
              <w:rPr>
                <w:b w:val="1"/>
                <w:rtl w:val="0"/>
              </w:rPr>
              <w:t xml:space="preserve">Use case Name</w:t>
            </w:r>
          </w:p>
        </w:tc>
        <w:tc>
          <w:tcPr>
            <w:gridSpan w:val="2"/>
          </w:tcPr>
          <w:p w:rsidR="00000000" w:rsidDel="00000000" w:rsidP="00000000" w:rsidRDefault="00000000" w:rsidRPr="00000000" w14:paraId="000002A7">
            <w:pPr>
              <w:rPr/>
            </w:pPr>
            <w:r w:rsidDel="00000000" w:rsidR="00000000" w:rsidRPr="00000000">
              <w:rPr>
                <w:rtl w:val="0"/>
              </w:rPr>
              <w:t xml:space="preserve">Updating info</w:t>
            </w:r>
          </w:p>
          <w:p w:rsidR="00000000" w:rsidDel="00000000" w:rsidP="00000000" w:rsidRDefault="00000000" w:rsidRPr="00000000" w14:paraId="000002A8">
            <w:pPr>
              <w:rPr/>
            </w:pPr>
            <w:r w:rsidDel="00000000" w:rsidR="00000000" w:rsidRPr="00000000">
              <w:rPr>
                <w:rtl w:val="0"/>
              </w:rPr>
            </w:r>
          </w:p>
        </w:tc>
      </w:tr>
      <w:tr>
        <w:trPr>
          <w:cantSplit w:val="0"/>
          <w:trHeight w:val="267" w:hRule="atLeast"/>
          <w:tblHeader w:val="0"/>
        </w:trPr>
        <w:tc>
          <w:tcPr/>
          <w:p w:rsidR="00000000" w:rsidDel="00000000" w:rsidP="00000000" w:rsidRDefault="00000000" w:rsidRPr="00000000" w14:paraId="000002AA">
            <w:pPr>
              <w:ind w:left="-32" w:firstLine="0"/>
              <w:rPr>
                <w:b w:val="1"/>
              </w:rPr>
            </w:pPr>
            <w:r w:rsidDel="00000000" w:rsidR="00000000" w:rsidRPr="00000000">
              <w:rPr>
                <w:b w:val="1"/>
                <w:rtl w:val="0"/>
              </w:rPr>
              <w:t xml:space="preserve">Description</w:t>
            </w:r>
          </w:p>
          <w:p w:rsidR="00000000" w:rsidDel="00000000" w:rsidP="00000000" w:rsidRDefault="00000000" w:rsidRPr="00000000" w14:paraId="000002AB">
            <w:pPr>
              <w:ind w:left="-32" w:firstLine="0"/>
              <w:rPr/>
            </w:pPr>
            <w:r w:rsidDel="00000000" w:rsidR="00000000" w:rsidRPr="00000000">
              <w:rPr>
                <w:rtl w:val="0"/>
              </w:rPr>
            </w:r>
          </w:p>
        </w:tc>
        <w:tc>
          <w:tcPr>
            <w:gridSpan w:val="2"/>
          </w:tcPr>
          <w:p w:rsidR="00000000" w:rsidDel="00000000" w:rsidP="00000000" w:rsidRDefault="00000000" w:rsidRPr="00000000" w14:paraId="000002AC">
            <w:pPr>
              <w:rPr/>
            </w:pPr>
            <w:r w:rsidDel="00000000" w:rsidR="00000000" w:rsidRPr="00000000">
              <w:rPr>
                <w:rtl w:val="0"/>
              </w:rPr>
              <w:t xml:space="preserve">Users can change or delete the information of his/her guardians and can also change his/her personal information.</w:t>
            </w:r>
          </w:p>
        </w:tc>
      </w:tr>
      <w:tr>
        <w:trPr>
          <w:cantSplit w:val="0"/>
          <w:trHeight w:val="258" w:hRule="atLeast"/>
          <w:tblHeader w:val="0"/>
        </w:trPr>
        <w:tc>
          <w:tcPr/>
          <w:p w:rsidR="00000000" w:rsidDel="00000000" w:rsidP="00000000" w:rsidRDefault="00000000" w:rsidRPr="00000000" w14:paraId="000002AE">
            <w:pPr>
              <w:ind w:left="-32" w:firstLine="0"/>
              <w:rPr>
                <w:b w:val="1"/>
              </w:rPr>
            </w:pPr>
            <w:r w:rsidDel="00000000" w:rsidR="00000000" w:rsidRPr="00000000">
              <w:rPr>
                <w:b w:val="1"/>
                <w:rtl w:val="0"/>
              </w:rPr>
              <w:t xml:space="preserve">Primary Actor</w:t>
            </w:r>
          </w:p>
          <w:p w:rsidR="00000000" w:rsidDel="00000000" w:rsidP="00000000" w:rsidRDefault="00000000" w:rsidRPr="00000000" w14:paraId="000002AF">
            <w:pPr>
              <w:ind w:left="-32" w:firstLine="0"/>
              <w:rPr/>
            </w:pPr>
            <w:r w:rsidDel="00000000" w:rsidR="00000000" w:rsidRPr="00000000">
              <w:rPr>
                <w:rtl w:val="0"/>
              </w:rPr>
            </w:r>
          </w:p>
        </w:tc>
        <w:tc>
          <w:tcPr>
            <w:gridSpan w:val="2"/>
          </w:tcPr>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user</w:t>
            </w:r>
          </w:p>
        </w:tc>
      </w:tr>
      <w:tr>
        <w:trPr>
          <w:cantSplit w:val="0"/>
          <w:trHeight w:val="277" w:hRule="atLeast"/>
          <w:tblHeader w:val="0"/>
        </w:trPr>
        <w:tc>
          <w:tcPr/>
          <w:p w:rsidR="00000000" w:rsidDel="00000000" w:rsidP="00000000" w:rsidRDefault="00000000" w:rsidRPr="00000000" w14:paraId="000002B3">
            <w:pPr>
              <w:ind w:left="-32" w:firstLine="0"/>
              <w:rPr>
                <w:b w:val="1"/>
              </w:rPr>
            </w:pPr>
            <w:r w:rsidDel="00000000" w:rsidR="00000000" w:rsidRPr="00000000">
              <w:rPr>
                <w:b w:val="1"/>
                <w:rtl w:val="0"/>
              </w:rPr>
              <w:t xml:space="preserve">Secondary Actor</w:t>
            </w:r>
          </w:p>
          <w:p w:rsidR="00000000" w:rsidDel="00000000" w:rsidP="00000000" w:rsidRDefault="00000000" w:rsidRPr="00000000" w14:paraId="000002B4">
            <w:pPr>
              <w:ind w:left="-32" w:firstLine="0"/>
              <w:rPr/>
            </w:pPr>
            <w:r w:rsidDel="00000000" w:rsidR="00000000" w:rsidRPr="00000000">
              <w:rPr>
                <w:rtl w:val="0"/>
              </w:rPr>
            </w:r>
          </w:p>
        </w:tc>
        <w:tc>
          <w:tcPr>
            <w:gridSpan w:val="2"/>
          </w:tcPr>
          <w:p w:rsidR="00000000" w:rsidDel="00000000" w:rsidP="00000000" w:rsidRDefault="00000000" w:rsidRPr="00000000" w14:paraId="000002B5">
            <w:pPr>
              <w:rPr/>
            </w:pPr>
            <w:r w:rsidDel="00000000" w:rsidR="00000000" w:rsidRPr="00000000">
              <w:rPr>
                <w:rtl w:val="0"/>
              </w:rPr>
              <w:t xml:space="preserve">system</w:t>
            </w:r>
          </w:p>
          <w:p w:rsidR="00000000" w:rsidDel="00000000" w:rsidP="00000000" w:rsidRDefault="00000000" w:rsidRPr="00000000" w14:paraId="000002B6">
            <w:pPr>
              <w:rPr/>
            </w:pP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2B8">
            <w:pPr>
              <w:ind w:left="-32" w:firstLine="0"/>
              <w:rPr>
                <w:b w:val="1"/>
              </w:rPr>
            </w:pPr>
            <w:r w:rsidDel="00000000" w:rsidR="00000000" w:rsidRPr="00000000">
              <w:rPr>
                <w:b w:val="1"/>
                <w:rtl w:val="0"/>
              </w:rPr>
              <w:t xml:space="preserve">Pre-Condition</w:t>
            </w:r>
          </w:p>
          <w:p w:rsidR="00000000" w:rsidDel="00000000" w:rsidP="00000000" w:rsidRDefault="00000000" w:rsidRPr="00000000" w14:paraId="000002B9">
            <w:pPr>
              <w:ind w:left="-32" w:firstLine="0"/>
              <w:rPr/>
            </w:pPr>
            <w:r w:rsidDel="00000000" w:rsidR="00000000" w:rsidRPr="00000000">
              <w:rPr>
                <w:rtl w:val="0"/>
              </w:rPr>
            </w:r>
          </w:p>
        </w:tc>
        <w:tc>
          <w:tcPr>
            <w:gridSpan w:val="2"/>
          </w:tcPr>
          <w:p w:rsidR="00000000" w:rsidDel="00000000" w:rsidP="00000000" w:rsidRDefault="00000000" w:rsidRPr="00000000" w14:paraId="000002BA">
            <w:pPr>
              <w:rPr/>
            </w:pPr>
            <w:r w:rsidDel="00000000" w:rsidR="00000000" w:rsidRPr="00000000">
              <w:rPr>
                <w:rtl w:val="0"/>
              </w:rPr>
              <w:t xml:space="preserve">Users must have an account of his/her self as well as the account of his/ her guardians.</w:t>
            </w:r>
          </w:p>
          <w:p w:rsidR="00000000" w:rsidDel="00000000" w:rsidP="00000000" w:rsidRDefault="00000000" w:rsidRPr="00000000" w14:paraId="000002BB">
            <w:pPr>
              <w:rPr/>
            </w:pP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2BD">
            <w:pPr>
              <w:ind w:left="-32" w:firstLine="0"/>
              <w:rPr>
                <w:b w:val="1"/>
              </w:rPr>
            </w:pPr>
            <w:r w:rsidDel="00000000" w:rsidR="00000000" w:rsidRPr="00000000">
              <w:rPr>
                <w:b w:val="1"/>
                <w:rtl w:val="0"/>
              </w:rPr>
              <w:t xml:space="preserve">Post-Condition</w:t>
            </w:r>
          </w:p>
          <w:p w:rsidR="00000000" w:rsidDel="00000000" w:rsidP="00000000" w:rsidRDefault="00000000" w:rsidRPr="00000000" w14:paraId="000002BE">
            <w:pPr>
              <w:ind w:left="-32" w:firstLine="0"/>
              <w:rPr/>
            </w:pPr>
            <w:r w:rsidDel="00000000" w:rsidR="00000000" w:rsidRPr="00000000">
              <w:rPr>
                <w:rtl w:val="0"/>
              </w:rPr>
            </w:r>
          </w:p>
          <w:p w:rsidR="00000000" w:rsidDel="00000000" w:rsidP="00000000" w:rsidRDefault="00000000" w:rsidRPr="00000000" w14:paraId="000002BF">
            <w:pPr>
              <w:ind w:left="-32" w:firstLine="0"/>
              <w:rPr/>
            </w:pPr>
            <w:r w:rsidDel="00000000" w:rsidR="00000000" w:rsidRPr="00000000">
              <w:rPr>
                <w:rtl w:val="0"/>
              </w:rPr>
            </w:r>
          </w:p>
        </w:tc>
        <w:tc>
          <w:tcPr>
            <w:gridSpan w:val="2"/>
          </w:tcPr>
          <w:p w:rsidR="00000000" w:rsidDel="00000000" w:rsidP="00000000" w:rsidRDefault="00000000" w:rsidRPr="00000000" w14:paraId="000002C0">
            <w:pPr>
              <w:rPr/>
            </w:pPr>
            <w:r w:rsidDel="00000000" w:rsidR="00000000" w:rsidRPr="00000000">
              <w:rPr>
                <w:rtl w:val="0"/>
              </w:rPr>
              <w:t xml:space="preserve">User &amp; guardian records will be updated after providing updated information.</w:t>
            </w:r>
          </w:p>
          <w:p w:rsidR="00000000" w:rsidDel="00000000" w:rsidP="00000000" w:rsidRDefault="00000000" w:rsidRPr="00000000" w14:paraId="000002C1">
            <w:pPr>
              <w:rPr/>
            </w:pPr>
            <w:r w:rsidDel="00000000" w:rsidR="00000000" w:rsidRPr="00000000">
              <w:rPr>
                <w:rtl w:val="0"/>
              </w:rPr>
            </w:r>
          </w:p>
        </w:tc>
      </w:tr>
      <w:tr>
        <w:trPr>
          <w:cantSplit w:val="0"/>
          <w:trHeight w:val="1099" w:hRule="atLeast"/>
          <w:tblHeader w:val="0"/>
        </w:trPr>
        <w:tc>
          <w:tcPr/>
          <w:p w:rsidR="00000000" w:rsidDel="00000000" w:rsidP="00000000" w:rsidRDefault="00000000" w:rsidRPr="00000000" w14:paraId="000002C3">
            <w:pPr>
              <w:ind w:left="-32" w:firstLine="0"/>
              <w:rPr>
                <w:b w:val="1"/>
              </w:rPr>
            </w:pPr>
            <w:r w:rsidDel="00000000" w:rsidR="00000000" w:rsidRPr="00000000">
              <w:rPr>
                <w:b w:val="1"/>
                <w:rtl w:val="0"/>
              </w:rPr>
              <w:t xml:space="preserve">Basic Flow</w:t>
            </w:r>
          </w:p>
          <w:p w:rsidR="00000000" w:rsidDel="00000000" w:rsidP="00000000" w:rsidRDefault="00000000" w:rsidRPr="00000000" w14:paraId="000002C4">
            <w:pPr>
              <w:ind w:left="-32" w:firstLine="0"/>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ind w:left="-32" w:firstLine="0"/>
              <w:rPr/>
            </w:pPr>
            <w:r w:rsidDel="00000000" w:rsidR="00000000" w:rsidRPr="00000000">
              <w:rPr>
                <w:rtl w:val="0"/>
              </w:rPr>
            </w:r>
          </w:p>
        </w:tc>
        <w:tc>
          <w:tcPr/>
          <w:p w:rsidR="00000000" w:rsidDel="00000000" w:rsidP="00000000" w:rsidRDefault="00000000" w:rsidRPr="00000000" w14:paraId="000002C7">
            <w:pPr>
              <w:rPr>
                <w:b w:val="1"/>
              </w:rPr>
            </w:pPr>
            <w:r w:rsidDel="00000000" w:rsidR="00000000" w:rsidRPr="00000000">
              <w:rPr>
                <w:b w:val="1"/>
                <w:rtl w:val="0"/>
              </w:rPr>
              <w:t xml:space="preserve">Action Actor</w:t>
            </w:r>
          </w:p>
          <w:p w:rsidR="00000000" w:rsidDel="00000000" w:rsidP="00000000" w:rsidRDefault="00000000" w:rsidRPr="00000000" w14:paraId="000002C8">
            <w:pPr>
              <w:rPr/>
            </w:pPr>
            <w:r w:rsidDel="00000000" w:rsidR="00000000" w:rsidRPr="00000000">
              <w:rPr>
                <w:rtl w:val="0"/>
              </w:rPr>
            </w:r>
          </w:p>
        </w:tc>
        <w:tc>
          <w:tcPr/>
          <w:p w:rsidR="00000000" w:rsidDel="00000000" w:rsidP="00000000" w:rsidRDefault="00000000" w:rsidRPr="00000000" w14:paraId="000002C9">
            <w:pPr>
              <w:rPr>
                <w:b w:val="1"/>
              </w:rPr>
            </w:pPr>
            <w:r w:rsidDel="00000000" w:rsidR="00000000" w:rsidRPr="00000000">
              <w:rPr>
                <w:b w:val="1"/>
                <w:rtl w:val="0"/>
              </w:rPr>
              <w:t xml:space="preserve">System Action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tc>
      </w:tr>
      <w:tr>
        <w:trPr>
          <w:cantSplit w:val="0"/>
          <w:trHeight w:val="1054" w:hRule="atLeast"/>
          <w:tblHeader w:val="0"/>
        </w:trPr>
        <w:tc>
          <w:tcPr/>
          <w:p w:rsidR="00000000" w:rsidDel="00000000" w:rsidP="00000000" w:rsidRDefault="00000000" w:rsidRPr="00000000" w14:paraId="000002CD">
            <w:pPr>
              <w:ind w:left="-32" w:firstLine="0"/>
              <w:rPr/>
            </w:pPr>
            <w:r w:rsidDel="00000000" w:rsidR="00000000" w:rsidRPr="00000000">
              <w:rPr>
                <w:rtl w:val="0"/>
              </w:rPr>
            </w:r>
          </w:p>
          <w:p w:rsidR="00000000" w:rsidDel="00000000" w:rsidP="00000000" w:rsidRDefault="00000000" w:rsidRPr="00000000" w14:paraId="000002CE">
            <w:pPr>
              <w:ind w:left="-32" w:firstLine="0"/>
              <w:rPr/>
            </w:pPr>
            <w:r w:rsidDel="00000000" w:rsidR="00000000" w:rsidRPr="00000000">
              <w:rPr>
                <w:rtl w:val="0"/>
              </w:rPr>
            </w:r>
          </w:p>
          <w:p w:rsidR="00000000" w:rsidDel="00000000" w:rsidP="00000000" w:rsidRDefault="00000000" w:rsidRPr="00000000" w14:paraId="000002CF">
            <w:pPr>
              <w:ind w:left="-32" w:firstLine="0"/>
              <w:rPr/>
            </w:pPr>
            <w:r w:rsidDel="00000000" w:rsidR="00000000" w:rsidRPr="00000000">
              <w:rPr>
                <w:rtl w:val="0"/>
              </w:rPr>
            </w:r>
          </w:p>
          <w:p w:rsidR="00000000" w:rsidDel="00000000" w:rsidP="00000000" w:rsidRDefault="00000000" w:rsidRPr="00000000" w14:paraId="000002D0">
            <w:pPr>
              <w:ind w:left="-32" w:firstLine="0"/>
              <w:rPr/>
            </w:pPr>
            <w:r w:rsidDel="00000000" w:rsidR="00000000" w:rsidRPr="00000000">
              <w:rPr>
                <w:rtl w:val="0"/>
              </w:rPr>
            </w:r>
          </w:p>
          <w:p w:rsidR="00000000" w:rsidDel="00000000" w:rsidP="00000000" w:rsidRDefault="00000000" w:rsidRPr="00000000" w14:paraId="000002D1">
            <w:pPr>
              <w:ind w:left="-32" w:firstLine="0"/>
              <w:rPr/>
            </w:pPr>
            <w:r w:rsidDel="00000000" w:rsidR="00000000" w:rsidRPr="00000000">
              <w:rPr>
                <w:rtl w:val="0"/>
              </w:rPr>
            </w:r>
          </w:p>
        </w:tc>
        <w:tc>
          <w:tcPr/>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User entered the updated information.</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tc>
        <w:tc>
          <w:tcPr/>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System verifies the information and saves it in the records.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tc>
      </w:tr>
      <w:tr>
        <w:trPr>
          <w:cantSplit w:val="0"/>
          <w:trHeight w:val="748" w:hRule="atLeast"/>
          <w:tblHeader w:val="0"/>
        </w:trPr>
        <w:tc>
          <w:tcPr/>
          <w:p w:rsidR="00000000" w:rsidDel="00000000" w:rsidP="00000000" w:rsidRDefault="00000000" w:rsidRPr="00000000" w14:paraId="000002DC">
            <w:pPr>
              <w:ind w:left="-32" w:firstLine="0"/>
              <w:rPr/>
            </w:pPr>
            <w:r w:rsidDel="00000000" w:rsidR="00000000" w:rsidRPr="00000000">
              <w:rPr>
                <w:b w:val="1"/>
                <w:rtl w:val="0"/>
              </w:rPr>
              <w:t xml:space="preserve">Alternate Flow</w:t>
            </w:r>
            <w:r w:rsidDel="00000000" w:rsidR="00000000" w:rsidRPr="00000000">
              <w:rPr>
                <w:rtl w:val="0"/>
              </w:rPr>
            </w:r>
          </w:p>
        </w:tc>
        <w:tc>
          <w:tcPr>
            <w:gridSpan w:val="2"/>
          </w:tcPr>
          <w:p w:rsidR="00000000" w:rsidDel="00000000" w:rsidP="00000000" w:rsidRDefault="00000000" w:rsidRPr="00000000" w14:paraId="000002DD">
            <w:pPr>
              <w:ind w:left="-32" w:firstLine="0"/>
              <w:rPr/>
            </w:pPr>
            <w:r w:rsidDel="00000000" w:rsidR="00000000" w:rsidRPr="00000000">
              <w:rPr>
                <w:rtl w:val="0"/>
              </w:rPr>
              <w:t xml:space="preserve">If Wi-Fi is not available, the system will not save the updated activity.</w:t>
            </w:r>
          </w:p>
        </w:tc>
      </w:tr>
    </w:tbl>
    <w:p w:rsidR="00000000" w:rsidDel="00000000" w:rsidP="00000000" w:rsidRDefault="00000000" w:rsidRPr="00000000" w14:paraId="000002DF">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Graphical User Interfaces</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w:t>
      </w:r>
      <w:r w:rsidDel="00000000" w:rsidR="00000000" w:rsidRPr="00000000">
        <w:rPr>
          <w:rtl w:val="0"/>
        </w:rPr>
        <w:t xml:space="preserve">When the user opens the app, the splash screen interface will appear on screen.</w:t>
      </w:r>
    </w:p>
    <w:p w:rsidR="00000000" w:rsidDel="00000000" w:rsidP="00000000" w:rsidRDefault="00000000" w:rsidRPr="00000000" w14:paraId="000002E3">
      <w:pPr>
        <w:rPr/>
      </w:pPr>
      <w:r w:rsidDel="00000000" w:rsidR="00000000" w:rsidRPr="00000000">
        <w:rPr>
          <w:rtl w:val="0"/>
        </w:rPr>
      </w:r>
    </w:p>
    <w:tbl>
      <w:tblPr>
        <w:tblStyle w:val="Table12"/>
        <w:tblW w:w="7740.0" w:type="dxa"/>
        <w:jc w:val="left"/>
        <w:tblInd w:w="4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175"/>
        <w:gridCol w:w="4845"/>
        <w:tblGridChange w:id="0">
          <w:tblGrid>
            <w:gridCol w:w="720"/>
            <w:gridCol w:w="2175"/>
            <w:gridCol w:w="4845"/>
          </w:tblGrid>
        </w:tblGridChange>
      </w:tblGrid>
      <w:tr>
        <w:trPr>
          <w:cantSplit w:val="1"/>
          <w:trHeight w:val="242" w:hRule="atLeast"/>
          <w:tblHeader w:val="0"/>
        </w:trPr>
        <w:tc>
          <w:tcPr>
            <w:gridSpan w:val="3"/>
          </w:tcPr>
          <w:p w:rsidR="00000000" w:rsidDel="00000000" w:rsidP="00000000" w:rsidRDefault="00000000" w:rsidRPr="00000000" w14:paraId="000002E4">
            <w:pPr>
              <w:jc w:val="center"/>
              <w:rPr>
                <w:b w:val="1"/>
                <w:sz w:val="28"/>
                <w:szCs w:val="28"/>
              </w:rPr>
            </w:pPr>
            <w:r w:rsidDel="00000000" w:rsidR="00000000" w:rsidRPr="00000000">
              <w:rPr>
                <w:b w:val="1"/>
                <w:sz w:val="28"/>
                <w:szCs w:val="28"/>
                <w:rtl w:val="0"/>
              </w:rPr>
              <w:t xml:space="preserve">&lt;User Interface Id: Title&gt;</w:t>
            </w:r>
          </w:p>
        </w:tc>
      </w:tr>
      <w:tr>
        <w:trPr>
          <w:cantSplit w:val="0"/>
          <w:trHeight w:val="225" w:hRule="atLeast"/>
          <w:tblHeader w:val="0"/>
        </w:trPr>
        <w:tc>
          <w:tcPr>
            <w:gridSpan w:val="2"/>
          </w:tcPr>
          <w:p w:rsidR="00000000" w:rsidDel="00000000" w:rsidP="00000000" w:rsidRDefault="00000000" w:rsidRPr="00000000" w14:paraId="000002E7">
            <w:pPr>
              <w:rPr>
                <w:b w:val="1"/>
                <w:sz w:val="20"/>
                <w:szCs w:val="20"/>
              </w:rPr>
            </w:pPr>
            <w:r w:rsidDel="00000000" w:rsidR="00000000" w:rsidRPr="00000000">
              <w:rPr>
                <w:b w:val="1"/>
                <w:sz w:val="20"/>
                <w:szCs w:val="20"/>
                <w:rtl w:val="0"/>
              </w:rPr>
              <w:t xml:space="preserve">Interface Id.</w:t>
            </w:r>
          </w:p>
        </w:tc>
        <w:tc>
          <w:tcPr/>
          <w:p w:rsidR="00000000" w:rsidDel="00000000" w:rsidP="00000000" w:rsidRDefault="00000000" w:rsidRPr="00000000" w14:paraId="000002E9">
            <w:pPr>
              <w:rPr>
                <w:i w:val="1"/>
                <w:sz w:val="20"/>
                <w:szCs w:val="20"/>
              </w:rPr>
            </w:pPr>
            <w:r w:rsidDel="00000000" w:rsidR="00000000" w:rsidRPr="00000000">
              <w:rPr>
                <w:i w:val="1"/>
                <w:sz w:val="20"/>
                <w:szCs w:val="20"/>
                <w:rtl w:val="0"/>
              </w:rPr>
              <w:t xml:space="preserve">01</w:t>
            </w:r>
          </w:p>
        </w:tc>
      </w:tr>
      <w:tr>
        <w:trPr>
          <w:cantSplit w:val="0"/>
          <w:trHeight w:val="300" w:hRule="atLeast"/>
          <w:tblHeader w:val="0"/>
        </w:trPr>
        <w:tc>
          <w:tcPr>
            <w:gridSpan w:val="3"/>
          </w:tcPr>
          <w:p w:rsidR="00000000" w:rsidDel="00000000" w:rsidP="00000000" w:rsidRDefault="00000000" w:rsidRPr="00000000" w14:paraId="000002EA">
            <w:pPr>
              <w:rPr>
                <w:b w:val="1"/>
                <w:sz w:val="20"/>
                <w:szCs w:val="20"/>
              </w:rPr>
            </w:pPr>
            <w:r w:rsidDel="00000000" w:rsidR="00000000" w:rsidRPr="00000000">
              <w:rPr>
                <w:b w:val="1"/>
                <w:sz w:val="20"/>
                <w:szCs w:val="20"/>
                <w:rtl w:val="0"/>
              </w:rPr>
              <w:t xml:space="preserve">Snapshot</w:t>
            </w:r>
          </w:p>
        </w:tc>
      </w:tr>
      <w:tr>
        <w:trPr>
          <w:cantSplit w:val="0"/>
          <w:trHeight w:val="2325" w:hRule="atLeast"/>
          <w:tblHeader w:val="0"/>
        </w:trPr>
        <w:tc>
          <w:tcPr>
            <w:gridSpan w:val="3"/>
          </w:tcPr>
          <w:p w:rsidR="00000000" w:rsidDel="00000000" w:rsidP="00000000" w:rsidRDefault="00000000" w:rsidRPr="00000000" w14:paraId="000002ED">
            <w:pPr>
              <w:rPr>
                <w:sz w:val="20"/>
                <w:szCs w:val="20"/>
              </w:rPr>
            </w:pPr>
            <w:r w:rsidDel="00000000" w:rsidR="00000000" w:rsidRPr="00000000">
              <w:rPr>
                <w:rtl w:val="0"/>
              </w:rPr>
            </w:r>
          </w:p>
          <w:p w:rsidR="00000000" w:rsidDel="00000000" w:rsidP="00000000" w:rsidRDefault="00000000" w:rsidRPr="00000000" w14:paraId="000002EE">
            <w:pPr>
              <w:rPr>
                <w:sz w:val="20"/>
                <w:szCs w:val="20"/>
              </w:rPr>
            </w:pPr>
            <w:r w:rsidDel="00000000" w:rsidR="00000000" w:rsidRPr="00000000">
              <w:rPr>
                <w:sz w:val="20"/>
                <w:szCs w:val="20"/>
                <w:rtl w:val="0"/>
              </w:rPr>
              <w:t xml:space="preserve">                   </w:t>
            </w:r>
          </w:p>
          <w:p w:rsidR="00000000" w:rsidDel="00000000" w:rsidP="00000000" w:rsidRDefault="00000000" w:rsidRPr="00000000" w14:paraId="000002EF">
            <w:pPr>
              <w:jc w:val="center"/>
              <w:rPr>
                <w:sz w:val="20"/>
                <w:szCs w:val="20"/>
              </w:rPr>
            </w:pPr>
            <w:r w:rsidDel="00000000" w:rsidR="00000000" w:rsidRPr="00000000">
              <w:rPr>
                <w:sz w:val="20"/>
                <w:szCs w:val="20"/>
              </w:rPr>
              <w:drawing>
                <wp:inline distB="0" distT="0" distL="0" distR="0">
                  <wp:extent cx="2938145" cy="4448810"/>
                  <wp:effectExtent b="0" l="0" r="0" t="0"/>
                  <wp:docPr descr="WALL" id="230" name="image17.png"/>
                  <a:graphic>
                    <a:graphicData uri="http://schemas.openxmlformats.org/drawingml/2006/picture">
                      <pic:pic>
                        <pic:nvPicPr>
                          <pic:cNvPr descr="WALL" id="0" name="image17.png"/>
                          <pic:cNvPicPr preferRelativeResize="0"/>
                        </pic:nvPicPr>
                        <pic:blipFill>
                          <a:blip r:embed="rId20"/>
                          <a:srcRect b="0" l="0" r="0" t="0"/>
                          <a:stretch>
                            <a:fillRect/>
                          </a:stretch>
                        </pic:blipFill>
                        <pic:spPr>
                          <a:xfrm>
                            <a:off x="0" y="0"/>
                            <a:ext cx="2938145" cy="4448810"/>
                          </a:xfrm>
                          <a:prstGeom prst="rect"/>
                          <a:ln/>
                        </pic:spPr>
                      </pic:pic>
                    </a:graphicData>
                  </a:graphic>
                </wp:inline>
              </w:drawing>
            </w:r>
            <w:r w:rsidDel="00000000" w:rsidR="00000000" w:rsidRPr="00000000">
              <w:rPr>
                <w:rtl w:val="0"/>
              </w:rPr>
            </w:r>
          </w:p>
        </w:tc>
      </w:tr>
      <w:tr>
        <w:trPr>
          <w:cantSplit w:val="1"/>
          <w:trHeight w:val="195" w:hRule="atLeast"/>
          <w:tblHeader w:val="0"/>
        </w:trPr>
        <w:tc>
          <w:tcPr>
            <w:gridSpan w:val="3"/>
          </w:tcPr>
          <w:p w:rsidR="00000000" w:rsidDel="00000000" w:rsidP="00000000" w:rsidRDefault="00000000" w:rsidRPr="00000000" w14:paraId="000002F2">
            <w:pPr>
              <w:rPr>
                <w:b w:val="1"/>
              </w:rPr>
            </w:pPr>
            <w:r w:rsidDel="00000000" w:rsidR="00000000" w:rsidRPr="00000000">
              <w:rPr>
                <w:b w:val="1"/>
                <w:rtl w:val="0"/>
              </w:rPr>
              <w:t xml:space="preserve">Data dictionary reference</w:t>
            </w:r>
          </w:p>
        </w:tc>
      </w:tr>
      <w:tr>
        <w:trPr>
          <w:cantSplit w:val="0"/>
          <w:trHeight w:val="345" w:hRule="atLeast"/>
          <w:tblHeader w:val="0"/>
        </w:trPr>
        <w:tc>
          <w:tcPr/>
          <w:p w:rsidR="00000000" w:rsidDel="00000000" w:rsidP="00000000" w:rsidRDefault="00000000" w:rsidRPr="00000000" w14:paraId="000002F5">
            <w:pPr>
              <w:rPr>
                <w:b w:val="1"/>
                <w:sz w:val="20"/>
                <w:szCs w:val="20"/>
              </w:rPr>
            </w:pPr>
            <w:r w:rsidDel="00000000" w:rsidR="00000000" w:rsidRPr="00000000">
              <w:rPr>
                <w:b w:val="1"/>
                <w:sz w:val="20"/>
                <w:szCs w:val="20"/>
                <w:rtl w:val="0"/>
              </w:rPr>
              <w:t xml:space="preserve">Label</w:t>
            </w:r>
          </w:p>
        </w:tc>
        <w:tc>
          <w:tcPr>
            <w:gridSpan w:val="2"/>
          </w:tcPr>
          <w:p w:rsidR="00000000" w:rsidDel="00000000" w:rsidP="00000000" w:rsidRDefault="00000000" w:rsidRPr="00000000" w14:paraId="000002F6">
            <w:pPr>
              <w:rPr>
                <w:b w:val="1"/>
                <w:sz w:val="20"/>
                <w:szCs w:val="20"/>
              </w:rPr>
            </w:pPr>
            <w:r w:rsidDel="00000000" w:rsidR="00000000" w:rsidRPr="00000000">
              <w:rPr>
                <w:b w:val="1"/>
                <w:sz w:val="20"/>
                <w:szCs w:val="20"/>
                <w:rtl w:val="0"/>
              </w:rPr>
              <w:t xml:space="preserve">Data dictionary identifier</w:t>
            </w:r>
          </w:p>
        </w:tc>
      </w:tr>
      <w:tr>
        <w:trPr>
          <w:cantSplit w:val="0"/>
          <w:trHeight w:val="270" w:hRule="atLeast"/>
          <w:tblHeader w:val="0"/>
        </w:trPr>
        <w:tc>
          <w:tcPr/>
          <w:p w:rsidR="00000000" w:rsidDel="00000000" w:rsidP="00000000" w:rsidRDefault="00000000" w:rsidRPr="00000000" w14:paraId="000002F8">
            <w:pPr>
              <w:rPr>
                <w:sz w:val="20"/>
                <w:szCs w:val="20"/>
              </w:rPr>
            </w:pPr>
            <w:r w:rsidDel="00000000" w:rsidR="00000000" w:rsidRPr="00000000">
              <w:rPr>
                <w:rtl w:val="0"/>
              </w:rPr>
            </w:r>
          </w:p>
        </w:tc>
        <w:tc>
          <w:tcPr>
            <w:gridSpan w:val="2"/>
          </w:tcPr>
          <w:p w:rsidR="00000000" w:rsidDel="00000000" w:rsidP="00000000" w:rsidRDefault="00000000" w:rsidRPr="00000000" w14:paraId="000002F9">
            <w:pPr>
              <w:rPr>
                <w:i w:val="1"/>
                <w:sz w:val="20"/>
                <w:szCs w:val="20"/>
              </w:rPr>
            </w:pPr>
            <w:r w:rsidDel="00000000" w:rsidR="00000000" w:rsidRPr="00000000">
              <w:rPr>
                <w:i w:val="1"/>
                <w:sz w:val="20"/>
                <w:szCs w:val="20"/>
                <w:rtl w:val="0"/>
              </w:rPr>
              <w:t xml:space="preserve">Splash screen</w:t>
            </w:r>
          </w:p>
        </w:tc>
      </w:tr>
      <w:tr>
        <w:trPr>
          <w:cantSplit w:val="0"/>
          <w:trHeight w:val="165" w:hRule="atLeast"/>
          <w:tblHeader w:val="0"/>
        </w:trPr>
        <w:tc>
          <w:tcPr/>
          <w:p w:rsidR="00000000" w:rsidDel="00000000" w:rsidP="00000000" w:rsidRDefault="00000000" w:rsidRPr="00000000" w14:paraId="000002FB">
            <w:pPr>
              <w:rPr>
                <w:sz w:val="20"/>
                <w:szCs w:val="20"/>
              </w:rPr>
            </w:pPr>
            <w:r w:rsidDel="00000000" w:rsidR="00000000" w:rsidRPr="00000000">
              <w:rPr>
                <w:rtl w:val="0"/>
              </w:rPr>
            </w:r>
          </w:p>
        </w:tc>
        <w:tc>
          <w:tcPr>
            <w:gridSpan w:val="2"/>
          </w:tcPr>
          <w:p w:rsidR="00000000" w:rsidDel="00000000" w:rsidP="00000000" w:rsidRDefault="00000000" w:rsidRPr="00000000" w14:paraId="000002FC">
            <w:pPr>
              <w:rPr>
                <w:sz w:val="20"/>
                <w:szCs w:val="20"/>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2FE">
            <w:pPr>
              <w:rPr>
                <w:sz w:val="20"/>
                <w:szCs w:val="20"/>
              </w:rPr>
            </w:pPr>
            <w:r w:rsidDel="00000000" w:rsidR="00000000" w:rsidRPr="00000000">
              <w:rPr>
                <w:rtl w:val="0"/>
              </w:rPr>
            </w:r>
          </w:p>
        </w:tc>
        <w:tc>
          <w:tcPr>
            <w:gridSpan w:val="2"/>
          </w:tcPr>
          <w:p w:rsidR="00000000" w:rsidDel="00000000" w:rsidP="00000000" w:rsidRDefault="00000000" w:rsidRPr="00000000" w14:paraId="000002FF">
            <w:pPr>
              <w:rPr>
                <w:sz w:val="20"/>
                <w:szCs w:val="20"/>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301">
            <w:pPr>
              <w:rPr>
                <w:sz w:val="20"/>
                <w:szCs w:val="20"/>
              </w:rPr>
            </w:pPr>
            <w:r w:rsidDel="00000000" w:rsidR="00000000" w:rsidRPr="00000000">
              <w:rPr>
                <w:rtl w:val="0"/>
              </w:rPr>
            </w:r>
          </w:p>
        </w:tc>
        <w:tc>
          <w:tcPr>
            <w:gridSpan w:val="2"/>
          </w:tcPr>
          <w:p w:rsidR="00000000" w:rsidDel="00000000" w:rsidP="00000000" w:rsidRDefault="00000000" w:rsidRPr="00000000" w14:paraId="00000302">
            <w:pPr>
              <w:rPr>
                <w:sz w:val="20"/>
                <w:szCs w:val="20"/>
              </w:rPr>
            </w:pPr>
            <w:r w:rsidDel="00000000" w:rsidR="00000000" w:rsidRPr="00000000">
              <w:rPr>
                <w:rtl w:val="0"/>
              </w:rPr>
            </w:r>
          </w:p>
        </w:tc>
      </w:tr>
    </w:tbl>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tbl>
      <w:tblPr>
        <w:tblStyle w:val="Table13"/>
        <w:tblW w:w="7740.0" w:type="dxa"/>
        <w:jc w:val="left"/>
        <w:tblInd w:w="468.0" w:type="dxa"/>
        <w:tblLayout w:type="fixed"/>
        <w:tblLook w:val="0000"/>
      </w:tblPr>
      <w:tblGrid>
        <w:gridCol w:w="720"/>
        <w:gridCol w:w="2175"/>
        <w:gridCol w:w="4845"/>
        <w:tblGridChange w:id="0">
          <w:tblGrid>
            <w:gridCol w:w="720"/>
            <w:gridCol w:w="2175"/>
            <w:gridCol w:w="4845"/>
          </w:tblGrid>
        </w:tblGridChange>
      </w:tblGrid>
      <w:tr>
        <w:trPr>
          <w:cantSplit w:val="1"/>
          <w:trHeight w:val="24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jc w:val="center"/>
              <w:rPr/>
            </w:pPr>
            <w:r w:rsidDel="00000000" w:rsidR="00000000" w:rsidRPr="00000000">
              <w:rPr>
                <w:b w:val="1"/>
                <w:sz w:val="28"/>
                <w:szCs w:val="28"/>
                <w:rtl w:val="0"/>
              </w:rPr>
              <w:t xml:space="preserve">&lt;User Interface Id: Title&gt;</w:t>
            </w:r>
            <w:r w:rsidDel="00000000" w:rsidR="00000000" w:rsidRPr="00000000">
              <w:rPr>
                <w:rtl w:val="0"/>
              </w:rPr>
            </w:r>
          </w:p>
        </w:tc>
      </w:tr>
      <w:tr>
        <w:trPr>
          <w:cantSplit w:val="0"/>
          <w:trHeight w:val="22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pPr>
            <w:r w:rsidDel="00000000" w:rsidR="00000000" w:rsidRPr="00000000">
              <w:rPr>
                <w:b w:val="1"/>
                <w:sz w:val="20"/>
                <w:szCs w:val="20"/>
                <w:rtl w:val="0"/>
              </w:rPr>
              <w:t xml:space="preserve">Interface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rtl w:val="0"/>
              </w:rPr>
              <w:t xml:space="preserve">02</w:t>
            </w:r>
          </w:p>
        </w:tc>
      </w:tr>
      <w:tr>
        <w:trPr>
          <w:cantSplit w:val="0"/>
          <w:trHeight w:val="22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b w:val="1"/>
                <w:sz w:val="20"/>
                <w:szCs w:val="20"/>
                <w:rtl w:val="0"/>
              </w:rPr>
              <w:t xml:space="preserve">Use case 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rtl w:val="0"/>
              </w:rPr>
              <w:t xml:space="preserve">Enter and Update info (profile)</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b w:val="1"/>
                <w:sz w:val="20"/>
                <w:szCs w:val="20"/>
                <w:rtl w:val="0"/>
              </w:rPr>
              <w:t xml:space="preserve">Snapshot</w:t>
            </w:r>
            <w:r w:rsidDel="00000000" w:rsidR="00000000" w:rsidRPr="00000000">
              <w:rPr>
                <w:rtl w:val="0"/>
              </w:rPr>
            </w:r>
          </w:p>
        </w:tc>
      </w:tr>
      <w:tr>
        <w:trPr>
          <w:cantSplit w:val="0"/>
          <w:trHeight w:val="232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w:t>
            </w:r>
            <w:r w:rsidDel="00000000" w:rsidR="00000000" w:rsidRPr="00000000">
              <w:rPr>
                <w:sz w:val="20"/>
                <w:szCs w:val="20"/>
              </w:rPr>
              <w:drawing>
                <wp:inline distB="0" distT="0" distL="0" distR="0">
                  <wp:extent cx="2486660" cy="3790950"/>
                  <wp:effectExtent b="0" l="0" r="0" t="0"/>
                  <wp:docPr id="23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48666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w:t>
            </w:r>
          </w:p>
        </w:tc>
      </w:tr>
      <w:tr>
        <w:trPr>
          <w:cantSplit w:val="1"/>
          <w:trHeight w:val="1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b w:val="1"/>
                <w:rtl w:val="0"/>
              </w:rPr>
              <w:t xml:space="preserve">Data dictionary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b w:val="1"/>
                <w:sz w:val="20"/>
                <w:szCs w:val="20"/>
                <w:rtl w:val="0"/>
              </w:rPr>
              <w:t xml:space="preserve">Label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b w:val="1"/>
                <w:sz w:val="20"/>
                <w:szCs w:val="20"/>
                <w:rtl w:val="0"/>
              </w:rPr>
              <w:t xml:space="preserve">Data dictionary identifier</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b w:val="1"/>
              </w:rPr>
            </w:pPr>
            <w:r w:rsidDel="00000000" w:rsidR="00000000" w:rsidRPr="00000000">
              <w:rPr>
                <w:b w:val="1"/>
                <w:rtl w:val="0"/>
              </w:rPr>
              <w:t xml:space="preserve">SETTINGS</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rtl w:val="0"/>
              </w:rPr>
              <w:t xml:space="preserve">Personal info</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rtl w:val="0"/>
              </w:rPr>
              <w:t xml:space="preserve">Contacts info</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rtl w:val="0"/>
              </w:rPr>
            </w:r>
          </w:p>
        </w:tc>
      </w:tr>
    </w:tbl>
    <w:p w:rsidR="00000000" w:rsidDel="00000000" w:rsidP="00000000" w:rsidRDefault="00000000" w:rsidRPr="00000000" w14:paraId="00000329">
      <w:pPr>
        <w:rPr/>
      </w:pPr>
      <w:r w:rsidDel="00000000" w:rsidR="00000000" w:rsidRPr="00000000">
        <w:rPr>
          <w:rtl w:val="0"/>
        </w:rPr>
        <w:t xml:space="preserve">      In the Information profile, users can view all the settings related to personal and   guardians’   information .Users can also update the information here.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tbl>
      <w:tblPr>
        <w:tblStyle w:val="Table14"/>
        <w:tblW w:w="7740.0" w:type="dxa"/>
        <w:jc w:val="left"/>
        <w:tblInd w:w="468.0" w:type="dxa"/>
        <w:tblLayout w:type="fixed"/>
        <w:tblLook w:val="0000"/>
      </w:tblPr>
      <w:tblGrid>
        <w:gridCol w:w="720"/>
        <w:gridCol w:w="2175"/>
        <w:gridCol w:w="4845"/>
        <w:tblGridChange w:id="0">
          <w:tblGrid>
            <w:gridCol w:w="720"/>
            <w:gridCol w:w="2175"/>
            <w:gridCol w:w="4845"/>
          </w:tblGrid>
        </w:tblGridChange>
      </w:tblGrid>
      <w:tr>
        <w:trPr>
          <w:cantSplit w:val="1"/>
          <w:trHeight w:val="24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jc w:val="center"/>
              <w:rPr/>
            </w:pPr>
            <w:r w:rsidDel="00000000" w:rsidR="00000000" w:rsidRPr="00000000">
              <w:rPr>
                <w:b w:val="1"/>
                <w:sz w:val="28"/>
                <w:szCs w:val="28"/>
                <w:rtl w:val="0"/>
              </w:rPr>
              <w:t xml:space="preserve">&lt;User Interface Id: Title&gt;</w:t>
            </w:r>
            <w:r w:rsidDel="00000000" w:rsidR="00000000" w:rsidRPr="00000000">
              <w:rPr>
                <w:rtl w:val="0"/>
              </w:rPr>
            </w:r>
          </w:p>
        </w:tc>
      </w:tr>
      <w:tr>
        <w:trPr>
          <w:cantSplit w:val="0"/>
          <w:trHeight w:val="22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pPr>
            <w:r w:rsidDel="00000000" w:rsidR="00000000" w:rsidRPr="00000000">
              <w:rPr>
                <w:b w:val="1"/>
                <w:sz w:val="20"/>
                <w:szCs w:val="20"/>
                <w:rtl w:val="0"/>
              </w:rPr>
              <w:t xml:space="preserve">Interface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pPr>
            <w:r w:rsidDel="00000000" w:rsidR="00000000" w:rsidRPr="00000000">
              <w:rPr>
                <w:rtl w:val="0"/>
              </w:rPr>
              <w:t xml:space="preserve">03</w:t>
            </w:r>
          </w:p>
        </w:tc>
      </w:tr>
      <w:tr>
        <w:trPr>
          <w:cantSplit w:val="0"/>
          <w:trHeight w:val="22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pPr>
            <w:r w:rsidDel="00000000" w:rsidR="00000000" w:rsidRPr="00000000">
              <w:rPr>
                <w:b w:val="1"/>
                <w:sz w:val="20"/>
                <w:szCs w:val="20"/>
                <w:rtl w:val="0"/>
              </w:rPr>
              <w:t xml:space="preserve">Use case 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pPr>
            <w:r w:rsidDel="00000000" w:rsidR="00000000" w:rsidRPr="00000000">
              <w:rPr>
                <w:rtl w:val="0"/>
              </w:rPr>
              <w:t xml:space="preserve">Danger button</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pPr>
            <w:r w:rsidDel="00000000" w:rsidR="00000000" w:rsidRPr="00000000">
              <w:rPr>
                <w:b w:val="1"/>
                <w:sz w:val="20"/>
                <w:szCs w:val="20"/>
                <w:rtl w:val="0"/>
              </w:rPr>
              <w:t xml:space="preserve">Snapshot</w:t>
            </w:r>
            <w:r w:rsidDel="00000000" w:rsidR="00000000" w:rsidRPr="00000000">
              <w:rPr>
                <w:rtl w:val="0"/>
              </w:rPr>
            </w:r>
          </w:p>
        </w:tc>
      </w:tr>
      <w:tr>
        <w:trPr>
          <w:cantSplit w:val="0"/>
          <w:trHeight w:val="232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w:t>
            </w:r>
            <w:r w:rsidDel="00000000" w:rsidR="00000000" w:rsidRPr="00000000">
              <w:rPr>
                <w:sz w:val="20"/>
                <w:szCs w:val="20"/>
              </w:rPr>
              <w:drawing>
                <wp:inline distB="0" distT="0" distL="0" distR="0">
                  <wp:extent cx="2249805" cy="3349625"/>
                  <wp:effectExtent b="0" l="0" r="0" t="0"/>
                  <wp:docPr id="23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2249805" cy="33496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40">
            <w:pPr>
              <w:rPr/>
            </w:pPr>
            <w:r w:rsidDel="00000000" w:rsidR="00000000" w:rsidRPr="00000000">
              <w:rPr>
                <w:rtl w:val="0"/>
              </w:rPr>
              <w:t xml:space="preserve">                                                                                                                                                                                                                                                                                                                                                  </w:t>
            </w:r>
          </w:p>
        </w:tc>
      </w:tr>
      <w:tr>
        <w:trPr>
          <w:cantSplit w:val="1"/>
          <w:trHeight w:val="1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pPr>
            <w:r w:rsidDel="00000000" w:rsidR="00000000" w:rsidRPr="00000000">
              <w:rPr>
                <w:b w:val="1"/>
                <w:rtl w:val="0"/>
              </w:rPr>
              <w:t xml:space="preserve">Data dictionary reference</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rPr/>
            </w:pPr>
            <w:r w:rsidDel="00000000" w:rsidR="00000000" w:rsidRPr="00000000">
              <w:rPr>
                <w:b w:val="1"/>
                <w:sz w:val="20"/>
                <w:szCs w:val="20"/>
                <w:rtl w:val="0"/>
              </w:rPr>
              <w:t xml:space="preserve">Label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pPr>
            <w:r w:rsidDel="00000000" w:rsidR="00000000" w:rsidRPr="00000000">
              <w:rPr>
                <w:b w:val="1"/>
                <w:sz w:val="20"/>
                <w:szCs w:val="20"/>
                <w:rtl w:val="0"/>
              </w:rPr>
              <w:t xml:space="preserve">Data dictionary identifier</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pPr>
            <w:r w:rsidDel="00000000" w:rsidR="00000000" w:rsidRPr="00000000">
              <w:rPr>
                <w:rtl w:val="0"/>
              </w:rPr>
              <w:t xml:space="preserve">Danger button </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pPr>
            <w:r w:rsidDel="00000000" w:rsidR="00000000" w:rsidRPr="00000000">
              <w:rPr>
                <w:rtl w:val="0"/>
              </w:rPr>
              <w:t xml:space="preserve">hospitals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pPr>
            <w:r w:rsidDel="00000000" w:rsidR="00000000" w:rsidRPr="00000000">
              <w:rPr>
                <w:rtl w:val="0"/>
              </w:rPr>
              <w:t xml:space="preserve">Police stations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rPr/>
            </w:pPr>
            <w:r w:rsidDel="00000000" w:rsidR="00000000" w:rsidRPr="00000000">
              <w:rPr>
                <w:rtl w:val="0"/>
              </w:rPr>
              <w:t xml:space="preserve">I AM SAFE! message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rPr/>
            </w:pPr>
            <w:r w:rsidDel="00000000" w:rsidR="00000000" w:rsidRPr="00000000">
              <w:rPr>
                <w:rtl w:val="0"/>
              </w:rPr>
              <w:t xml:space="preserve">Be cautious! instruction</w:t>
            </w:r>
          </w:p>
        </w:tc>
      </w:tr>
    </w:tbl>
    <w:p w:rsidR="00000000" w:rsidDel="00000000" w:rsidP="00000000" w:rsidRDefault="00000000" w:rsidRPr="00000000" w14:paraId="00000358">
      <w:pPr>
        <w:jc w:val="both"/>
        <w:rPr/>
      </w:pPr>
      <w:r w:rsidDel="00000000" w:rsidR="00000000" w:rsidRPr="00000000">
        <w:rPr>
          <w:rtl w:val="0"/>
        </w:rPr>
        <w:t xml:space="preserve">    In case of emergency, the user will press the danger button and an alert message will be sent  to the guardians in the friends list. phone numbers and location of nearby police stations and hospitals will be messaged to the user.</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tbl>
      <w:tblPr>
        <w:tblStyle w:val="Table15"/>
        <w:tblW w:w="7740.0" w:type="dxa"/>
        <w:jc w:val="left"/>
        <w:tblInd w:w="468.0" w:type="dxa"/>
        <w:tblLayout w:type="fixed"/>
        <w:tblLook w:val="0000"/>
      </w:tblPr>
      <w:tblGrid>
        <w:gridCol w:w="720"/>
        <w:gridCol w:w="2175"/>
        <w:gridCol w:w="4845"/>
        <w:tblGridChange w:id="0">
          <w:tblGrid>
            <w:gridCol w:w="720"/>
            <w:gridCol w:w="2175"/>
            <w:gridCol w:w="4845"/>
          </w:tblGrid>
        </w:tblGridChange>
      </w:tblGrid>
      <w:tr>
        <w:trPr>
          <w:cantSplit w:val="1"/>
          <w:trHeight w:val="24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jc w:val="center"/>
              <w:rPr/>
            </w:pPr>
            <w:r w:rsidDel="00000000" w:rsidR="00000000" w:rsidRPr="00000000">
              <w:rPr>
                <w:b w:val="1"/>
                <w:sz w:val="28"/>
                <w:szCs w:val="28"/>
                <w:rtl w:val="0"/>
              </w:rPr>
              <w:t xml:space="preserve">&lt;User Interface Id: Title&gt;</w:t>
            </w:r>
            <w:r w:rsidDel="00000000" w:rsidR="00000000" w:rsidRPr="00000000">
              <w:rPr>
                <w:rtl w:val="0"/>
              </w:rPr>
            </w:r>
          </w:p>
        </w:tc>
      </w:tr>
      <w:tr>
        <w:trPr>
          <w:cantSplit w:val="0"/>
          <w:trHeight w:val="22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rPr/>
            </w:pPr>
            <w:r w:rsidDel="00000000" w:rsidR="00000000" w:rsidRPr="00000000">
              <w:rPr>
                <w:b w:val="1"/>
                <w:sz w:val="20"/>
                <w:szCs w:val="20"/>
                <w:rtl w:val="0"/>
              </w:rPr>
              <w:t xml:space="preserve">Interface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rPr/>
            </w:pPr>
            <w:r w:rsidDel="00000000" w:rsidR="00000000" w:rsidRPr="00000000">
              <w:rPr>
                <w:rtl w:val="0"/>
              </w:rPr>
              <w:t xml:space="preserve">04</w:t>
            </w:r>
          </w:p>
        </w:tc>
      </w:tr>
      <w:tr>
        <w:trPr>
          <w:cantSplit w:val="0"/>
          <w:trHeight w:val="22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rPr/>
            </w:pPr>
            <w:r w:rsidDel="00000000" w:rsidR="00000000" w:rsidRPr="00000000">
              <w:rPr>
                <w:b w:val="1"/>
                <w:sz w:val="20"/>
                <w:szCs w:val="20"/>
                <w:rtl w:val="0"/>
              </w:rPr>
              <w:t xml:space="preserve">Use case 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rPr/>
            </w:pPr>
            <w:r w:rsidDel="00000000" w:rsidR="00000000" w:rsidRPr="00000000">
              <w:rPr>
                <w:rtl w:val="0"/>
              </w:rPr>
              <w:t xml:space="preserve">User information</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rPr/>
            </w:pPr>
            <w:r w:rsidDel="00000000" w:rsidR="00000000" w:rsidRPr="00000000">
              <w:rPr>
                <w:b w:val="1"/>
                <w:sz w:val="20"/>
                <w:szCs w:val="20"/>
                <w:rtl w:val="0"/>
              </w:rPr>
              <w:t xml:space="preserve">Snapshot</w:t>
            </w:r>
            <w:r w:rsidDel="00000000" w:rsidR="00000000" w:rsidRPr="00000000">
              <w:rPr>
                <w:rtl w:val="0"/>
              </w:rPr>
            </w:r>
          </w:p>
        </w:tc>
      </w:tr>
      <w:tr>
        <w:trPr>
          <w:cantSplit w:val="0"/>
          <w:trHeight w:val="232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rPr/>
            </w:pPr>
            <w:r w:rsidDel="00000000" w:rsidR="00000000" w:rsidRPr="00000000">
              <w:rPr>
                <w:rtl w:val="0"/>
              </w:rPr>
              <w:t xml:space="preserve">                              </w:t>
            </w:r>
          </w:p>
          <w:p w:rsidR="00000000" w:rsidDel="00000000" w:rsidP="00000000" w:rsidRDefault="00000000" w:rsidRPr="00000000" w14:paraId="0000036A">
            <w:pPr>
              <w:rPr/>
            </w:pPr>
            <w:r w:rsidDel="00000000" w:rsidR="00000000" w:rsidRPr="00000000">
              <w:rPr>
                <w:rtl w:val="0"/>
              </w:rPr>
              <w:t xml:space="preserve">                                </w:t>
            </w:r>
            <w:r w:rsidDel="00000000" w:rsidR="00000000" w:rsidRPr="00000000">
              <w:rPr>
                <w:sz w:val="20"/>
                <w:szCs w:val="20"/>
              </w:rPr>
              <w:drawing>
                <wp:inline distB="0" distT="0" distL="0" distR="0">
                  <wp:extent cx="2106295" cy="2969260"/>
                  <wp:effectExtent b="0" l="0" r="0" t="0"/>
                  <wp:docPr id="23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106295" cy="296926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tc>
      </w:tr>
      <w:tr>
        <w:trPr>
          <w:cantSplit w:val="1"/>
          <w:trHeight w:val="1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rPr/>
            </w:pPr>
            <w:r w:rsidDel="00000000" w:rsidR="00000000" w:rsidRPr="00000000">
              <w:rPr>
                <w:b w:val="1"/>
                <w:rtl w:val="0"/>
              </w:rPr>
              <w:t xml:space="preserve">Data dictionary reference</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rPr/>
            </w:pPr>
            <w:r w:rsidDel="00000000" w:rsidR="00000000" w:rsidRPr="00000000">
              <w:rPr>
                <w:b w:val="1"/>
                <w:sz w:val="20"/>
                <w:szCs w:val="20"/>
                <w:rtl w:val="0"/>
              </w:rPr>
              <w:t xml:space="preserve">Label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rPr/>
            </w:pPr>
            <w:r w:rsidDel="00000000" w:rsidR="00000000" w:rsidRPr="00000000">
              <w:rPr>
                <w:b w:val="1"/>
                <w:sz w:val="20"/>
                <w:szCs w:val="20"/>
                <w:rtl w:val="0"/>
              </w:rPr>
              <w:t xml:space="preserve">Data dictionary identifier</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rPr/>
            </w:pPr>
            <w:r w:rsidDel="00000000" w:rsidR="00000000" w:rsidRPr="00000000">
              <w:rPr>
                <w:rtl w:val="0"/>
              </w:rPr>
              <w:t xml:space="preserve">name</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pPr>
            <w:r w:rsidDel="00000000" w:rsidR="00000000" w:rsidRPr="00000000">
              <w:rPr>
                <w:rtl w:val="0"/>
              </w:rPr>
              <w:t xml:space="preserve">email</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rPr/>
            </w:pPr>
            <w:r w:rsidDel="00000000" w:rsidR="00000000" w:rsidRPr="00000000">
              <w:rPr>
                <w:rtl w:val="0"/>
              </w:rPr>
              <w:t xml:space="preserve">password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rPr/>
            </w:pPr>
            <w:r w:rsidDel="00000000" w:rsidR="00000000" w:rsidRPr="00000000">
              <w:rPr>
                <w:rtl w:val="0"/>
              </w:rPr>
              <w:t xml:space="preserve">Phone no</w:t>
            </w:r>
          </w:p>
        </w:tc>
      </w:tr>
    </w:tbl>
    <w:p w:rsidR="00000000" w:rsidDel="00000000" w:rsidP="00000000" w:rsidRDefault="00000000" w:rsidRPr="00000000" w14:paraId="00000380">
      <w:pPr>
        <w:rPr/>
      </w:pPr>
      <w:r w:rsidDel="00000000" w:rsidR="00000000" w:rsidRPr="00000000">
        <w:rPr>
          <w:rtl w:val="0"/>
        </w:rPr>
        <w:t xml:space="preserve">        Users save his/her personal information in the database of the system.</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tbl>
      <w:tblPr>
        <w:tblStyle w:val="Table16"/>
        <w:tblW w:w="7740.0" w:type="dxa"/>
        <w:jc w:val="left"/>
        <w:tblInd w:w="468.0" w:type="dxa"/>
        <w:tblLayout w:type="fixed"/>
        <w:tblLook w:val="0000"/>
      </w:tblPr>
      <w:tblGrid>
        <w:gridCol w:w="720"/>
        <w:gridCol w:w="2175"/>
        <w:gridCol w:w="4845"/>
        <w:tblGridChange w:id="0">
          <w:tblGrid>
            <w:gridCol w:w="720"/>
            <w:gridCol w:w="2175"/>
            <w:gridCol w:w="4845"/>
          </w:tblGrid>
        </w:tblGridChange>
      </w:tblGrid>
      <w:tr>
        <w:trPr>
          <w:cantSplit w:val="1"/>
          <w:trHeight w:val="24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jc w:val="center"/>
              <w:rPr/>
            </w:pPr>
            <w:r w:rsidDel="00000000" w:rsidR="00000000" w:rsidRPr="00000000">
              <w:rPr>
                <w:b w:val="1"/>
                <w:sz w:val="28"/>
                <w:szCs w:val="28"/>
                <w:rtl w:val="0"/>
              </w:rPr>
              <w:t xml:space="preserve">&lt;User Interface Id: Title&gt;</w:t>
            </w:r>
            <w:r w:rsidDel="00000000" w:rsidR="00000000" w:rsidRPr="00000000">
              <w:rPr>
                <w:rtl w:val="0"/>
              </w:rPr>
            </w:r>
          </w:p>
        </w:tc>
      </w:tr>
      <w:tr>
        <w:trPr>
          <w:cantSplit w:val="0"/>
          <w:trHeight w:val="22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rPr/>
            </w:pPr>
            <w:r w:rsidDel="00000000" w:rsidR="00000000" w:rsidRPr="00000000">
              <w:rPr>
                <w:b w:val="1"/>
                <w:sz w:val="20"/>
                <w:szCs w:val="20"/>
                <w:rtl w:val="0"/>
              </w:rPr>
              <w:t xml:space="preserve">Interface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rPr/>
            </w:pPr>
            <w:r w:rsidDel="00000000" w:rsidR="00000000" w:rsidRPr="00000000">
              <w:rPr>
                <w:rtl w:val="0"/>
              </w:rPr>
              <w:t xml:space="preserve">05</w:t>
            </w:r>
          </w:p>
        </w:tc>
      </w:tr>
      <w:tr>
        <w:trPr>
          <w:cantSplit w:val="0"/>
          <w:trHeight w:val="22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rPr/>
            </w:pPr>
            <w:r w:rsidDel="00000000" w:rsidR="00000000" w:rsidRPr="00000000">
              <w:rPr>
                <w:b w:val="1"/>
                <w:sz w:val="20"/>
                <w:szCs w:val="20"/>
                <w:rtl w:val="0"/>
              </w:rPr>
              <w:t xml:space="preserve">Use case 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rPr/>
            </w:pPr>
            <w:r w:rsidDel="00000000" w:rsidR="00000000" w:rsidRPr="00000000">
              <w:rPr>
                <w:rtl w:val="0"/>
              </w:rPr>
              <w:t xml:space="preserve">Friend lists</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rPr/>
            </w:pPr>
            <w:r w:rsidDel="00000000" w:rsidR="00000000" w:rsidRPr="00000000">
              <w:rPr>
                <w:b w:val="1"/>
                <w:sz w:val="20"/>
                <w:szCs w:val="20"/>
                <w:rtl w:val="0"/>
              </w:rPr>
              <w:t xml:space="preserve">Snapshot</w:t>
            </w:r>
            <w:r w:rsidDel="00000000" w:rsidR="00000000" w:rsidRPr="00000000">
              <w:rPr>
                <w:rtl w:val="0"/>
              </w:rPr>
            </w:r>
          </w:p>
        </w:tc>
      </w:tr>
      <w:tr>
        <w:trPr>
          <w:cantSplit w:val="0"/>
          <w:trHeight w:val="232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w:t>
            </w:r>
            <w:r w:rsidDel="00000000" w:rsidR="00000000" w:rsidRPr="00000000">
              <w:rPr>
                <w:sz w:val="20"/>
                <w:szCs w:val="20"/>
              </w:rPr>
              <w:drawing>
                <wp:inline distB="0" distT="0" distL="0" distR="0">
                  <wp:extent cx="2126615" cy="2496820"/>
                  <wp:effectExtent b="0" l="0" r="0" t="0"/>
                  <wp:docPr id="234"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2126615" cy="249682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w:t>
            </w:r>
          </w:p>
        </w:tc>
      </w:tr>
      <w:tr>
        <w:trPr>
          <w:cantSplit w:val="1"/>
          <w:trHeight w:val="1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rPr/>
            </w:pPr>
            <w:r w:rsidDel="00000000" w:rsidR="00000000" w:rsidRPr="00000000">
              <w:rPr>
                <w:b w:val="1"/>
                <w:rtl w:val="0"/>
              </w:rPr>
              <w:t xml:space="preserve">Data dictionary reference</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rPr/>
            </w:pPr>
            <w:r w:rsidDel="00000000" w:rsidR="00000000" w:rsidRPr="00000000">
              <w:rPr>
                <w:b w:val="1"/>
                <w:sz w:val="20"/>
                <w:szCs w:val="20"/>
                <w:rtl w:val="0"/>
              </w:rPr>
              <w:t xml:space="preserve">Label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rPr/>
            </w:pPr>
            <w:r w:rsidDel="00000000" w:rsidR="00000000" w:rsidRPr="00000000">
              <w:rPr>
                <w:b w:val="1"/>
                <w:sz w:val="20"/>
                <w:szCs w:val="20"/>
                <w:rtl w:val="0"/>
              </w:rPr>
              <w:t xml:space="preserve">Data dictionary identifier</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rPr/>
            </w:pPr>
            <w:r w:rsidDel="00000000" w:rsidR="00000000" w:rsidRPr="00000000">
              <w:rPr>
                <w:rtl w:val="0"/>
              </w:rPr>
              <w:t xml:space="preserve">contacts</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rPr/>
            </w:pPr>
            <w:r w:rsidDel="00000000" w:rsidR="00000000" w:rsidRPr="00000000">
              <w:rPr>
                <w:rtl w:val="0"/>
              </w:rPr>
              <w:t xml:space="preserve">emails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rPr/>
            </w:pPr>
            <w:r w:rsidDel="00000000" w:rsidR="00000000" w:rsidRPr="00000000">
              <w:rPr>
                <w:rtl w:val="0"/>
              </w:rPr>
            </w:r>
          </w:p>
        </w:tc>
      </w:tr>
    </w:tbl>
    <w:p w:rsidR="00000000" w:rsidDel="00000000" w:rsidP="00000000" w:rsidRDefault="00000000" w:rsidRPr="00000000" w14:paraId="000003B4">
      <w:pPr>
        <w:rPr/>
      </w:pPr>
      <w:r w:rsidDel="00000000" w:rsidR="00000000" w:rsidRPr="00000000">
        <w:rPr>
          <w:rtl w:val="0"/>
        </w:rPr>
        <w:t xml:space="preserve">        List of contacts and emails of guardians saved in the database.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tbl>
      <w:tblPr>
        <w:tblStyle w:val="Table17"/>
        <w:tblW w:w="7717.0" w:type="dxa"/>
        <w:jc w:val="left"/>
        <w:tblInd w:w="468.0" w:type="dxa"/>
        <w:tblLayout w:type="fixed"/>
        <w:tblLook w:val="0000"/>
      </w:tblPr>
      <w:tblGrid>
        <w:gridCol w:w="723"/>
        <w:gridCol w:w="2186"/>
        <w:gridCol w:w="4808"/>
        <w:tblGridChange w:id="0">
          <w:tblGrid>
            <w:gridCol w:w="723"/>
            <w:gridCol w:w="2186"/>
            <w:gridCol w:w="4808"/>
          </w:tblGrid>
        </w:tblGridChange>
      </w:tblGrid>
      <w:tr>
        <w:trPr>
          <w:cantSplit w:val="1"/>
          <w:trHeight w:val="18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jc w:val="center"/>
              <w:rPr/>
            </w:pPr>
            <w:r w:rsidDel="00000000" w:rsidR="00000000" w:rsidRPr="00000000">
              <w:rPr>
                <w:b w:val="1"/>
                <w:sz w:val="28"/>
                <w:szCs w:val="28"/>
                <w:rtl w:val="0"/>
              </w:rPr>
              <w:t xml:space="preserve">&lt;User Interface Id: Title&gt;</w:t>
            </w:r>
            <w:r w:rsidDel="00000000" w:rsidR="00000000" w:rsidRPr="00000000">
              <w:rPr>
                <w:rtl w:val="0"/>
              </w:rPr>
            </w:r>
          </w:p>
        </w:tc>
      </w:tr>
      <w:tr>
        <w:trPr>
          <w:cantSplit w:val="0"/>
          <w:trHeight w:val="17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rPr/>
            </w:pPr>
            <w:r w:rsidDel="00000000" w:rsidR="00000000" w:rsidRPr="00000000">
              <w:rPr>
                <w:b w:val="1"/>
                <w:sz w:val="20"/>
                <w:szCs w:val="20"/>
                <w:rtl w:val="0"/>
              </w:rPr>
              <w:t xml:space="preserve">Interface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rPr/>
            </w:pPr>
            <w:r w:rsidDel="00000000" w:rsidR="00000000" w:rsidRPr="00000000">
              <w:rPr>
                <w:rtl w:val="0"/>
              </w:rPr>
              <w:t xml:space="preserve">06</w:t>
            </w:r>
          </w:p>
        </w:tc>
      </w:tr>
      <w:tr>
        <w:trPr>
          <w:cantSplit w:val="0"/>
          <w:trHeight w:val="17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rPr/>
            </w:pPr>
            <w:r w:rsidDel="00000000" w:rsidR="00000000" w:rsidRPr="00000000">
              <w:rPr>
                <w:b w:val="1"/>
                <w:sz w:val="20"/>
                <w:szCs w:val="20"/>
                <w:rtl w:val="0"/>
              </w:rPr>
              <w:t xml:space="preserve">Use case 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rPr/>
            </w:pPr>
            <w:r w:rsidDel="00000000" w:rsidR="00000000" w:rsidRPr="00000000">
              <w:rPr>
                <w:rtl w:val="0"/>
              </w:rPr>
              <w:t xml:space="preserve">Emails of guardians</w:t>
            </w:r>
          </w:p>
        </w:tc>
      </w:tr>
      <w:tr>
        <w:trPr>
          <w:cantSplit w:val="0"/>
          <w:trHeight w:val="22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rPr/>
            </w:pPr>
            <w:r w:rsidDel="00000000" w:rsidR="00000000" w:rsidRPr="00000000">
              <w:rPr>
                <w:b w:val="1"/>
                <w:sz w:val="20"/>
                <w:szCs w:val="20"/>
                <w:rtl w:val="0"/>
              </w:rPr>
              <w:t xml:space="preserve">Snapshot</w:t>
            </w:r>
            <w:r w:rsidDel="00000000" w:rsidR="00000000" w:rsidRPr="00000000">
              <w:rPr>
                <w:rtl w:val="0"/>
              </w:rPr>
            </w:r>
          </w:p>
        </w:tc>
      </w:tr>
      <w:tr>
        <w:trPr>
          <w:cantSplit w:val="0"/>
          <w:trHeight w:val="175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w:t>
            </w:r>
            <w:r w:rsidDel="00000000" w:rsidR="00000000" w:rsidRPr="00000000">
              <w:rPr>
                <w:sz w:val="20"/>
                <w:szCs w:val="20"/>
              </w:rPr>
              <w:drawing>
                <wp:inline distB="0" distT="0" distL="0" distR="0">
                  <wp:extent cx="1859915" cy="2846070"/>
                  <wp:effectExtent b="0" l="0" r="0" t="0"/>
                  <wp:docPr id="235"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1859915" cy="284607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tc>
      </w:tr>
      <w:tr>
        <w:trPr>
          <w:cantSplit w:val="1"/>
          <w:trHeight w:val="14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rPr/>
            </w:pPr>
            <w:r w:rsidDel="00000000" w:rsidR="00000000" w:rsidRPr="00000000">
              <w:rPr>
                <w:b w:val="1"/>
                <w:rtl w:val="0"/>
              </w:rPr>
              <w:t xml:space="preserve">Data dictionary reference</w:t>
            </w:r>
            <w:r w:rsidDel="00000000" w:rsidR="00000000" w:rsidRPr="00000000">
              <w:rPr>
                <w:rtl w:val="0"/>
              </w:rPr>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pPr>
            <w:r w:rsidDel="00000000" w:rsidR="00000000" w:rsidRPr="00000000">
              <w:rPr>
                <w:b w:val="1"/>
                <w:sz w:val="20"/>
                <w:szCs w:val="20"/>
                <w:rtl w:val="0"/>
              </w:rPr>
              <w:t xml:space="preserve">Label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rPr/>
            </w:pPr>
            <w:r w:rsidDel="00000000" w:rsidR="00000000" w:rsidRPr="00000000">
              <w:rPr>
                <w:b w:val="1"/>
                <w:sz w:val="20"/>
                <w:szCs w:val="20"/>
                <w:rtl w:val="0"/>
              </w:rPr>
              <w:t xml:space="preserve">Data dictionary identifier</w:t>
            </w:r>
            <w:r w:rsidDel="00000000" w:rsidR="00000000" w:rsidRPr="00000000">
              <w:rPr>
                <w:rtl w:val="0"/>
              </w:rPr>
            </w:r>
          </w:p>
        </w:tc>
      </w:tr>
      <w:tr>
        <w:trPr>
          <w:cantSplit w:val="0"/>
          <w:trHeight w:val="2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pPr>
            <w:r w:rsidDel="00000000" w:rsidR="00000000" w:rsidRPr="00000000">
              <w:rPr>
                <w:rtl w:val="0"/>
              </w:rPr>
              <w:t xml:space="preserve">Email 1</w:t>
            </w:r>
          </w:p>
        </w:tc>
      </w:tr>
      <w:tr>
        <w:trPr>
          <w:cantSplit w:val="0"/>
          <w:trHeight w:val="1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pPr>
            <w:r w:rsidDel="00000000" w:rsidR="00000000" w:rsidRPr="00000000">
              <w:rPr>
                <w:rtl w:val="0"/>
              </w:rPr>
              <w:t xml:space="preserve">Email 2 (optional)</w:t>
            </w:r>
          </w:p>
        </w:tc>
      </w:tr>
      <w:tr>
        <w:trPr>
          <w:cantSplit w:val="0"/>
          <w:trHeight w:val="1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pPr>
            <w:r w:rsidDel="00000000" w:rsidR="00000000" w:rsidRPr="00000000">
              <w:rPr>
                <w:rtl w:val="0"/>
              </w:rPr>
              <w:t xml:space="preserve">Email 3 (optional)</w:t>
            </w:r>
          </w:p>
        </w:tc>
      </w:tr>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pPr>
            <w:r w:rsidDel="00000000" w:rsidR="00000000" w:rsidRPr="00000000">
              <w:rPr>
                <w:rtl w:val="0"/>
              </w:rPr>
              <w:t xml:space="preserve">SAVE Emails</w:t>
            </w:r>
          </w:p>
        </w:tc>
      </w:tr>
    </w:tbl>
    <w:p w:rsidR="00000000" w:rsidDel="00000000" w:rsidP="00000000" w:rsidRDefault="00000000" w:rsidRPr="00000000" w14:paraId="000003E8">
      <w:pPr>
        <w:rPr/>
      </w:pPr>
      <w:r w:rsidDel="00000000" w:rsidR="00000000" w:rsidRPr="00000000">
        <w:rPr>
          <w:rtl w:val="0"/>
        </w:rPr>
        <w:t xml:space="preserve">       Emails of friends and family members you want to contact in an emergency.</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tbl>
      <w:tblPr>
        <w:tblStyle w:val="Table18"/>
        <w:tblW w:w="7740.0" w:type="dxa"/>
        <w:jc w:val="left"/>
        <w:tblInd w:w="468.0" w:type="dxa"/>
        <w:tblLayout w:type="fixed"/>
        <w:tblLook w:val="0000"/>
      </w:tblPr>
      <w:tblGrid>
        <w:gridCol w:w="720"/>
        <w:gridCol w:w="2175"/>
        <w:gridCol w:w="4845"/>
        <w:tblGridChange w:id="0">
          <w:tblGrid>
            <w:gridCol w:w="720"/>
            <w:gridCol w:w="2175"/>
            <w:gridCol w:w="4845"/>
          </w:tblGrid>
        </w:tblGridChange>
      </w:tblGrid>
      <w:tr>
        <w:trPr>
          <w:cantSplit w:val="1"/>
          <w:trHeight w:val="24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jc w:val="center"/>
              <w:rPr/>
            </w:pPr>
            <w:r w:rsidDel="00000000" w:rsidR="00000000" w:rsidRPr="00000000">
              <w:rPr>
                <w:b w:val="1"/>
                <w:sz w:val="28"/>
                <w:szCs w:val="28"/>
                <w:rtl w:val="0"/>
              </w:rPr>
              <w:t xml:space="preserve">&lt;User Interface Id: Title&gt;</w:t>
            </w:r>
            <w:r w:rsidDel="00000000" w:rsidR="00000000" w:rsidRPr="00000000">
              <w:rPr>
                <w:rtl w:val="0"/>
              </w:rPr>
            </w:r>
          </w:p>
        </w:tc>
      </w:tr>
      <w:tr>
        <w:trPr>
          <w:cantSplit w:val="0"/>
          <w:trHeight w:val="22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rPr/>
            </w:pPr>
            <w:r w:rsidDel="00000000" w:rsidR="00000000" w:rsidRPr="00000000">
              <w:rPr>
                <w:b w:val="1"/>
                <w:sz w:val="20"/>
                <w:szCs w:val="20"/>
                <w:rtl w:val="0"/>
              </w:rPr>
              <w:t xml:space="preserve">Interface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rPr/>
            </w:pPr>
            <w:r w:rsidDel="00000000" w:rsidR="00000000" w:rsidRPr="00000000">
              <w:rPr>
                <w:rtl w:val="0"/>
              </w:rPr>
              <w:t xml:space="preserve">06</w:t>
            </w:r>
          </w:p>
        </w:tc>
      </w:tr>
      <w:tr>
        <w:trPr>
          <w:cantSplit w:val="0"/>
          <w:trHeight w:val="22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rPr/>
            </w:pPr>
            <w:r w:rsidDel="00000000" w:rsidR="00000000" w:rsidRPr="00000000">
              <w:rPr>
                <w:b w:val="1"/>
                <w:sz w:val="20"/>
                <w:szCs w:val="20"/>
                <w:rtl w:val="0"/>
              </w:rPr>
              <w:t xml:space="preserve">Use case 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rPr/>
            </w:pPr>
            <w:r w:rsidDel="00000000" w:rsidR="00000000" w:rsidRPr="00000000">
              <w:rPr>
                <w:rtl w:val="0"/>
              </w:rPr>
              <w:t xml:space="preserve">Contact of guardians</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rPr/>
            </w:pPr>
            <w:r w:rsidDel="00000000" w:rsidR="00000000" w:rsidRPr="00000000">
              <w:rPr>
                <w:b w:val="1"/>
                <w:sz w:val="20"/>
                <w:szCs w:val="20"/>
                <w:rtl w:val="0"/>
              </w:rPr>
              <w:t xml:space="preserve">Snapshot</w:t>
            </w:r>
            <w:r w:rsidDel="00000000" w:rsidR="00000000" w:rsidRPr="00000000">
              <w:rPr>
                <w:rtl w:val="0"/>
              </w:rPr>
            </w:r>
          </w:p>
        </w:tc>
      </w:tr>
      <w:tr>
        <w:trPr>
          <w:cantSplit w:val="0"/>
          <w:trHeight w:val="232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w:t>
            </w:r>
            <w:r w:rsidDel="00000000" w:rsidR="00000000" w:rsidRPr="00000000">
              <w:rPr>
                <w:sz w:val="20"/>
                <w:szCs w:val="20"/>
              </w:rPr>
              <w:drawing>
                <wp:inline distB="0" distT="0" distL="0" distR="0">
                  <wp:extent cx="1757045" cy="2856230"/>
                  <wp:effectExtent b="0" l="0" r="0" t="0"/>
                  <wp:docPr id="236"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1757045" cy="2856230"/>
                          </a:xfrm>
                          <a:prstGeom prst="rect"/>
                          <a:ln/>
                        </pic:spPr>
                      </pic:pic>
                    </a:graphicData>
                  </a:graphic>
                </wp:inline>
              </w:drawing>
            </w:r>
            <w:r w:rsidDel="00000000" w:rsidR="00000000" w:rsidRPr="00000000">
              <w:rPr>
                <w:rtl w:val="0"/>
              </w:rPr>
            </w:r>
          </w:p>
        </w:tc>
      </w:tr>
      <w:tr>
        <w:trPr>
          <w:cantSplit w:val="1"/>
          <w:trHeight w:val="19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rPr/>
            </w:pPr>
            <w:r w:rsidDel="00000000" w:rsidR="00000000" w:rsidRPr="00000000">
              <w:rPr>
                <w:b w:val="1"/>
                <w:rtl w:val="0"/>
              </w:rPr>
              <w:t xml:space="preserve">Data dictionary reference</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rPr/>
            </w:pPr>
            <w:r w:rsidDel="00000000" w:rsidR="00000000" w:rsidRPr="00000000">
              <w:rPr>
                <w:b w:val="1"/>
                <w:sz w:val="20"/>
                <w:szCs w:val="20"/>
                <w:rtl w:val="0"/>
              </w:rPr>
              <w:t xml:space="preserve">Label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rPr/>
            </w:pPr>
            <w:r w:rsidDel="00000000" w:rsidR="00000000" w:rsidRPr="00000000">
              <w:rPr>
                <w:b w:val="1"/>
                <w:sz w:val="20"/>
                <w:szCs w:val="20"/>
                <w:rtl w:val="0"/>
              </w:rPr>
              <w:t xml:space="preserve">Data dictionary identifier</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rPr/>
            </w:pPr>
            <w:r w:rsidDel="00000000" w:rsidR="00000000" w:rsidRPr="00000000">
              <w:rPr>
                <w:rtl w:val="0"/>
              </w:rPr>
              <w:t xml:space="preserve">Contact 1</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rPr/>
            </w:pPr>
            <w:r w:rsidDel="00000000" w:rsidR="00000000" w:rsidRPr="00000000">
              <w:rPr>
                <w:rtl w:val="0"/>
              </w:rPr>
              <w:t xml:space="preserve">Contact 2 (optional)</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rPr/>
            </w:pPr>
            <w:r w:rsidDel="00000000" w:rsidR="00000000" w:rsidRPr="00000000">
              <w:rPr>
                <w:rtl w:val="0"/>
              </w:rPr>
              <w:t xml:space="preserve">Contact 3 (optional)</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rPr/>
            </w:pPr>
            <w:r w:rsidDel="00000000" w:rsidR="00000000" w:rsidRPr="00000000">
              <w:rPr>
                <w:rtl w:val="0"/>
              </w:rPr>
              <w:t xml:space="preserve">Save contacts</w:t>
            </w:r>
          </w:p>
        </w:tc>
      </w:tr>
    </w:tbl>
    <w:p w:rsidR="00000000" w:rsidDel="00000000" w:rsidP="00000000" w:rsidRDefault="00000000" w:rsidRPr="00000000" w14:paraId="0000041D">
      <w:pPr>
        <w:rPr/>
      </w:pPr>
      <w:bookmarkStart w:colFirst="0" w:colLast="0" w:name="_heading=h.26in1rg" w:id="16"/>
      <w:bookmarkEnd w:id="16"/>
      <w:r w:rsidDel="00000000" w:rsidR="00000000" w:rsidRPr="00000000">
        <w:rPr>
          <w:rtl w:val="0"/>
        </w:rPr>
        <w:t xml:space="preserve">        Save contacts of guardians in the database.</w:t>
      </w:r>
    </w:p>
    <w:p w:rsidR="00000000" w:rsidDel="00000000" w:rsidP="00000000" w:rsidRDefault="00000000" w:rsidRPr="00000000" w14:paraId="0000041E">
      <w:pPr>
        <w:rPr/>
      </w:pPr>
      <w:bookmarkStart w:colFirst="0" w:colLast="0" w:name="_heading=h.sbghn72rra3o" w:id="17"/>
      <w:bookmarkEnd w:id="17"/>
      <w:r w:rsidDel="00000000" w:rsidR="00000000" w:rsidRPr="00000000">
        <w:rPr>
          <w:rtl w:val="0"/>
        </w:rPr>
      </w:r>
    </w:p>
    <w:p w:rsidR="00000000" w:rsidDel="00000000" w:rsidP="00000000" w:rsidRDefault="00000000" w:rsidRPr="00000000" w14:paraId="0000041F">
      <w:pPr>
        <w:rPr/>
      </w:pPr>
      <w:bookmarkStart w:colFirst="0" w:colLast="0" w:name="_heading=h.x11uykca0vos" w:id="18"/>
      <w:bookmarkEnd w:id="18"/>
      <w:r w:rsidDel="00000000" w:rsidR="00000000" w:rsidRPr="00000000">
        <w:rPr>
          <w:rtl w:val="0"/>
        </w:rPr>
      </w:r>
    </w:p>
    <w:p w:rsidR="00000000" w:rsidDel="00000000" w:rsidP="00000000" w:rsidRDefault="00000000" w:rsidRPr="00000000" w14:paraId="00000420">
      <w:pPr>
        <w:rPr/>
      </w:pPr>
      <w:bookmarkStart w:colFirst="0" w:colLast="0" w:name="_heading=h.m00grqkls8br" w:id="19"/>
      <w:bookmarkEnd w:id="19"/>
      <w:r w:rsidDel="00000000" w:rsidR="00000000" w:rsidRPr="00000000">
        <w:rPr>
          <w:rtl w:val="0"/>
        </w:rPr>
      </w:r>
    </w:p>
    <w:p w:rsidR="00000000" w:rsidDel="00000000" w:rsidP="00000000" w:rsidRDefault="00000000" w:rsidRPr="00000000" w14:paraId="00000421">
      <w:pPr>
        <w:rPr/>
      </w:pPr>
      <w:bookmarkStart w:colFirst="0" w:colLast="0" w:name="_heading=h.h7gdmtrp3iou" w:id="20"/>
      <w:bookmarkEnd w:id="20"/>
      <w:r w:rsidDel="00000000" w:rsidR="00000000" w:rsidRPr="00000000">
        <w:rPr>
          <w:rtl w:val="0"/>
        </w:rPr>
      </w:r>
    </w:p>
    <w:p w:rsidR="00000000" w:rsidDel="00000000" w:rsidP="00000000" w:rsidRDefault="00000000" w:rsidRPr="00000000" w14:paraId="00000422">
      <w:pPr>
        <w:rPr/>
      </w:pPr>
      <w:bookmarkStart w:colFirst="0" w:colLast="0" w:name="_heading=h.i1m71tl4ea0x" w:id="21"/>
      <w:bookmarkEnd w:id="21"/>
      <w:r w:rsidDel="00000000" w:rsidR="00000000" w:rsidRPr="00000000">
        <w:rPr>
          <w:rtl w:val="0"/>
        </w:rPr>
      </w:r>
    </w:p>
    <w:p w:rsidR="00000000" w:rsidDel="00000000" w:rsidP="00000000" w:rsidRDefault="00000000" w:rsidRPr="00000000" w14:paraId="00000423">
      <w:pPr>
        <w:rPr/>
      </w:pPr>
      <w:bookmarkStart w:colFirst="0" w:colLast="0" w:name="_heading=h.62d0epb1kx8b" w:id="22"/>
      <w:bookmarkEnd w:id="22"/>
      <w:r w:rsidDel="00000000" w:rsidR="00000000" w:rsidRPr="00000000">
        <w:rPr>
          <w:rtl w:val="0"/>
        </w:rPr>
      </w:r>
    </w:p>
    <w:p w:rsidR="00000000" w:rsidDel="00000000" w:rsidP="00000000" w:rsidRDefault="00000000" w:rsidRPr="00000000" w14:paraId="00000424">
      <w:pPr>
        <w:rPr/>
      </w:pPr>
      <w:bookmarkStart w:colFirst="0" w:colLast="0" w:name="_heading=h.z6g5yngsiilu" w:id="23"/>
      <w:bookmarkEnd w:id="23"/>
      <w:r w:rsidDel="00000000" w:rsidR="00000000" w:rsidRPr="00000000">
        <w:rPr>
          <w:rtl w:val="0"/>
        </w:rPr>
      </w:r>
    </w:p>
    <w:p w:rsidR="00000000" w:rsidDel="00000000" w:rsidP="00000000" w:rsidRDefault="00000000" w:rsidRPr="00000000" w14:paraId="00000425">
      <w:pPr>
        <w:rPr>
          <w:b w:val="1"/>
          <w:sz w:val="32"/>
          <w:szCs w:val="32"/>
        </w:rPr>
      </w:pPr>
      <w:bookmarkStart w:colFirst="0" w:colLast="0" w:name="_heading=h.dmt7dxmq7obo" w:id="24"/>
      <w:bookmarkEnd w:id="24"/>
      <w:r w:rsidDel="00000000" w:rsidR="00000000" w:rsidRPr="00000000">
        <w:rPr>
          <w:b w:val="1"/>
          <w:sz w:val="32"/>
          <w:szCs w:val="32"/>
          <w:rtl w:val="0"/>
        </w:rPr>
        <w:t xml:space="preserve">12. CONSTRUCTIVE COST MODEL (COCOMO)</w:t>
      </w:r>
    </w:p>
    <w:p w:rsidR="00000000" w:rsidDel="00000000" w:rsidP="00000000" w:rsidRDefault="00000000" w:rsidRPr="00000000" w14:paraId="00000426">
      <w:pPr>
        <w:ind w:left="360" w:firstLine="0"/>
        <w:rPr>
          <w:b w:val="1"/>
          <w:sz w:val="32"/>
          <w:szCs w:val="32"/>
        </w:rPr>
      </w:pPr>
      <w:r w:rsidDel="00000000" w:rsidR="00000000" w:rsidRPr="00000000">
        <w:rPr>
          <w:rtl w:val="0"/>
        </w:rPr>
      </w:r>
    </w:p>
    <w:p w:rsidR="00000000" w:rsidDel="00000000" w:rsidP="00000000" w:rsidRDefault="00000000" w:rsidRPr="00000000" w14:paraId="00000427">
      <w:pPr>
        <w:rPr/>
      </w:pPr>
      <w:r w:rsidDel="00000000" w:rsidR="00000000" w:rsidRPr="00000000">
        <w:rPr>
          <w:b w:val="1"/>
          <w:sz w:val="28"/>
          <w:szCs w:val="28"/>
          <w:rtl w:val="0"/>
        </w:rPr>
        <w:t xml:space="preserve">12.1  INTRODUCTION</w:t>
      </w: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ind w:left="360" w:firstLine="0"/>
        <w:rPr/>
      </w:pPr>
      <w:r w:rsidDel="00000000" w:rsidR="00000000" w:rsidRPr="00000000">
        <w:rPr>
          <w:rtl w:val="0"/>
        </w:rPr>
        <w:t xml:space="preserve">Public’s safety is a big concern which has been the most important topic till date. People's safety matters a lot whether at home, outside the home or working place.  Most of the people these days carry their smartphone with them, so it is necessary to have at least one of the personal safety apps installed. Such a security app for people will definitely facilitate in a way or the opposite.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b w:val="1"/>
          <w:sz w:val="28"/>
          <w:szCs w:val="28"/>
        </w:rPr>
      </w:pPr>
      <w:r w:rsidDel="00000000" w:rsidR="00000000" w:rsidRPr="00000000">
        <w:rPr>
          <w:b w:val="1"/>
          <w:sz w:val="28"/>
          <w:szCs w:val="28"/>
          <w:rtl w:val="0"/>
        </w:rPr>
        <w:t xml:space="preserve">12.2 ABSTRACT:</w:t>
      </w:r>
    </w:p>
    <w:p w:rsidR="00000000" w:rsidDel="00000000" w:rsidP="00000000" w:rsidRDefault="00000000" w:rsidRPr="00000000" w14:paraId="0000042C">
      <w:pPr>
        <w:rPr>
          <w:b w:val="1"/>
          <w:sz w:val="28"/>
          <w:szCs w:val="28"/>
        </w:rPr>
      </w:pPr>
      <w:r w:rsidDel="00000000" w:rsidR="00000000" w:rsidRPr="00000000">
        <w:rPr>
          <w:b w:val="1"/>
          <w:sz w:val="28"/>
          <w:szCs w:val="28"/>
          <w:rtl w:val="0"/>
        </w:rPr>
        <w:t xml:space="preserve">     </w:t>
      </w:r>
      <w:r w:rsidDel="00000000" w:rsidR="00000000" w:rsidRPr="00000000">
        <w:rPr>
          <w:rtl w:val="0"/>
        </w:rPr>
        <w:t xml:space="preserve"> This paper provides a real sort of applying COCOMO as an estimation technique for the          required software development effort in a safety-critical software application project. The main goal and contribution of the case study is to support the research on software effort estimation and to provide software practitioners with useful data based on a real project. The alternatives obtained from results will be used for future work in order to increase the effort estimation accuracy in safety-critical software projects.</w:t>
      </w: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b w:val="1"/>
          <w:sz w:val="28"/>
          <w:szCs w:val="28"/>
        </w:rPr>
      </w:pPr>
      <w:r w:rsidDel="00000000" w:rsidR="00000000" w:rsidRPr="00000000">
        <w:rPr>
          <w:rtl w:val="0"/>
        </w:rPr>
        <w:t xml:space="preserve"> </w:t>
      </w:r>
      <w:r w:rsidDel="00000000" w:rsidR="00000000" w:rsidRPr="00000000">
        <w:rPr>
          <w:b w:val="1"/>
          <w:sz w:val="28"/>
          <w:szCs w:val="28"/>
          <w:rtl w:val="0"/>
        </w:rPr>
        <w:t xml:space="preserve">12.3 COCOMO CLASS: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shd w:fill="ffffff" w:val="clear"/>
        <w:rPr>
          <w:b w:val="1"/>
          <w:smallCaps w:val="1"/>
          <w:color w:val="273239"/>
        </w:rPr>
      </w:pPr>
      <w:r w:rsidDel="00000000" w:rsidR="00000000" w:rsidRPr="00000000">
        <w:rPr>
          <w:b w:val="1"/>
          <w:smallCaps w:val="1"/>
          <w:color w:val="5b9bd5"/>
          <w:rtl w:val="0"/>
        </w:rPr>
        <w:t xml:space="preserve"> </w:t>
      </w:r>
      <w:r w:rsidDel="00000000" w:rsidR="00000000" w:rsidRPr="00000000">
        <w:rPr>
          <w:b w:val="1"/>
          <w:smallCaps w:val="1"/>
          <w:color w:val="273239"/>
          <w:rtl w:val="0"/>
        </w:rPr>
        <w:t xml:space="preserve">Our proposed system lies under the ORGANIC class of COCOMO.</w:t>
      </w:r>
    </w:p>
    <w:p w:rsidR="00000000" w:rsidDel="00000000" w:rsidP="00000000" w:rsidRDefault="00000000" w:rsidRPr="00000000" w14:paraId="00000431">
      <w:pPr>
        <w:shd w:fill="ffffff" w:val="clear"/>
        <w:ind w:left="0" w:firstLine="0"/>
        <w:rPr>
          <w:color w:val="273239"/>
        </w:rPr>
      </w:pPr>
      <w:r w:rsidDel="00000000" w:rsidR="00000000" w:rsidRPr="00000000">
        <w:rPr>
          <w:color w:val="273239"/>
          <w:rtl w:val="0"/>
        </w:rPr>
        <w:t xml:space="preserve">As</w:t>
      </w:r>
      <w:r w:rsidDel="00000000" w:rsidR="00000000" w:rsidRPr="00000000">
        <w:rPr>
          <w:b w:val="1"/>
          <w:color w:val="273239"/>
          <w:rtl w:val="0"/>
        </w:rPr>
        <w:t xml:space="preserve"> </w:t>
      </w:r>
      <w:r w:rsidDel="00000000" w:rsidR="00000000" w:rsidRPr="00000000">
        <w:rPr>
          <w:color w:val="273239"/>
          <w:rtl w:val="0"/>
        </w:rPr>
        <w:t xml:space="preserve">the team size required for our proposed system is adequately small, the problem is well understood and has been solved in the past and also the team members have a nominal experience regarding the problem.</w:t>
      </w:r>
    </w:p>
    <w:p w:rsidR="00000000" w:rsidDel="00000000" w:rsidP="00000000" w:rsidRDefault="00000000" w:rsidRPr="00000000" w14:paraId="00000432">
      <w:pPr>
        <w:shd w:fill="ffffff" w:val="clear"/>
        <w:ind w:left="360" w:firstLine="0"/>
        <w:rPr>
          <w:color w:val="273239"/>
        </w:rPr>
      </w:pPr>
      <w:r w:rsidDel="00000000" w:rsidR="00000000" w:rsidRPr="00000000">
        <w:rPr>
          <w:rtl w:val="0"/>
        </w:rPr>
      </w:r>
    </w:p>
    <w:p w:rsidR="00000000" w:rsidDel="00000000" w:rsidP="00000000" w:rsidRDefault="00000000" w:rsidRPr="00000000" w14:paraId="00000433">
      <w:pPr>
        <w:shd w:fill="ffffff" w:val="clear"/>
        <w:ind w:left="0" w:firstLine="0"/>
        <w:rPr>
          <w:color w:val="273239"/>
          <w:sz w:val="26"/>
          <w:szCs w:val="26"/>
        </w:rPr>
      </w:pPr>
      <w:r w:rsidDel="00000000" w:rsidR="00000000" w:rsidRPr="00000000">
        <w:rPr>
          <w:b w:val="1"/>
          <w:color w:val="273239"/>
          <w:sz w:val="28"/>
          <w:szCs w:val="28"/>
          <w:rtl w:val="0"/>
        </w:rPr>
        <w:t xml:space="preserve">12.4 STAGES OF COCOMO</w:t>
      </w:r>
      <w:r w:rsidDel="00000000" w:rsidR="00000000" w:rsidRPr="00000000">
        <w:rPr>
          <w:color w:val="273239"/>
          <w:sz w:val="26"/>
          <w:szCs w:val="26"/>
          <w:rtl w:val="0"/>
        </w:rPr>
        <w:t xml:space="preserve">:</w:t>
      </w:r>
    </w:p>
    <w:p w:rsidR="00000000" w:rsidDel="00000000" w:rsidP="00000000" w:rsidRDefault="00000000" w:rsidRPr="00000000" w14:paraId="00000434">
      <w:pPr>
        <w:shd w:fill="ffffff" w:val="clear"/>
        <w:ind w:left="0" w:firstLine="0"/>
        <w:rPr>
          <w:color w:val="273239"/>
          <w:sz w:val="26"/>
          <w:szCs w:val="26"/>
        </w:rPr>
      </w:pPr>
      <w:r w:rsidDel="00000000" w:rsidR="00000000" w:rsidRPr="00000000">
        <w:rPr>
          <w:rtl w:val="0"/>
        </w:rPr>
      </w:r>
    </w:p>
    <w:p w:rsidR="00000000" w:rsidDel="00000000" w:rsidP="00000000" w:rsidRDefault="00000000" w:rsidRPr="00000000" w14:paraId="00000435">
      <w:pPr>
        <w:shd w:fill="ffffff" w:val="clear"/>
        <w:ind w:left="360" w:firstLine="0"/>
        <w:rPr>
          <w:color w:val="202124"/>
          <w:highlight w:val="white"/>
        </w:rPr>
      </w:pPr>
      <w:r w:rsidDel="00000000" w:rsidR="00000000" w:rsidRPr="00000000">
        <w:rPr>
          <w:color w:val="202124"/>
          <w:highlight w:val="white"/>
          <w:rtl w:val="0"/>
        </w:rPr>
        <w:t xml:space="preserve">Three levels of the model:</w:t>
      </w:r>
    </w:p>
    <w:p w:rsidR="00000000" w:rsidDel="00000000" w:rsidP="00000000" w:rsidRDefault="00000000" w:rsidRPr="00000000" w14:paraId="00000436">
      <w:pPr>
        <w:shd w:fill="ffffff" w:val="clear"/>
        <w:ind w:left="360" w:firstLine="0"/>
        <w:rPr>
          <w:color w:val="202124"/>
          <w:highlight w:val="white"/>
        </w:rPr>
      </w:pPr>
      <w:r w:rsidDel="00000000" w:rsidR="00000000" w:rsidRPr="00000000">
        <w:rPr>
          <w:rtl w:val="0"/>
        </w:rPr>
      </w:r>
    </w:p>
    <w:p w:rsidR="00000000" w:rsidDel="00000000" w:rsidP="00000000" w:rsidRDefault="00000000" w:rsidRPr="00000000" w14:paraId="00000437">
      <w:pPr>
        <w:numPr>
          <w:ilvl w:val="0"/>
          <w:numId w:val="15"/>
        </w:numPr>
        <w:shd w:fill="ffffff" w:val="clear"/>
        <w:ind w:left="720" w:hanging="360"/>
        <w:rPr>
          <w:b w:val="1"/>
          <w:color w:val="202124"/>
          <w:sz w:val="26"/>
          <w:szCs w:val="26"/>
          <w:highlight w:val="white"/>
        </w:rPr>
      </w:pPr>
      <w:r w:rsidDel="00000000" w:rsidR="00000000" w:rsidRPr="00000000">
        <w:rPr>
          <w:b w:val="1"/>
          <w:color w:val="202124"/>
          <w:sz w:val="26"/>
          <w:szCs w:val="26"/>
          <w:highlight w:val="white"/>
          <w:rtl w:val="0"/>
        </w:rPr>
        <w:t xml:space="preserve"> Basic</w:t>
      </w:r>
    </w:p>
    <w:p w:rsidR="00000000" w:rsidDel="00000000" w:rsidP="00000000" w:rsidRDefault="00000000" w:rsidRPr="00000000" w14:paraId="00000438">
      <w:pPr>
        <w:numPr>
          <w:ilvl w:val="0"/>
          <w:numId w:val="15"/>
        </w:numPr>
        <w:shd w:fill="ffffff" w:val="clear"/>
        <w:ind w:left="720" w:hanging="360"/>
        <w:rPr>
          <w:b w:val="1"/>
          <w:color w:val="202124"/>
          <w:sz w:val="26"/>
          <w:szCs w:val="26"/>
          <w:highlight w:val="white"/>
        </w:rPr>
      </w:pPr>
      <w:r w:rsidDel="00000000" w:rsidR="00000000" w:rsidRPr="00000000">
        <w:rPr>
          <w:b w:val="1"/>
          <w:color w:val="202124"/>
          <w:sz w:val="26"/>
          <w:szCs w:val="26"/>
          <w:highlight w:val="white"/>
          <w:rtl w:val="0"/>
        </w:rPr>
        <w:t xml:space="preserve"> Intermediate</w:t>
      </w:r>
    </w:p>
    <w:p w:rsidR="00000000" w:rsidDel="00000000" w:rsidP="00000000" w:rsidRDefault="00000000" w:rsidRPr="00000000" w14:paraId="00000439">
      <w:pPr>
        <w:numPr>
          <w:ilvl w:val="0"/>
          <w:numId w:val="15"/>
        </w:numPr>
        <w:shd w:fill="ffffff" w:val="clear"/>
        <w:ind w:left="720" w:hanging="360"/>
        <w:rPr>
          <w:b w:val="1"/>
          <w:color w:val="202124"/>
          <w:sz w:val="26"/>
          <w:szCs w:val="26"/>
          <w:highlight w:val="white"/>
        </w:rPr>
      </w:pPr>
      <w:r w:rsidDel="00000000" w:rsidR="00000000" w:rsidRPr="00000000">
        <w:rPr>
          <w:b w:val="1"/>
          <w:color w:val="202124"/>
          <w:sz w:val="26"/>
          <w:szCs w:val="26"/>
          <w:highlight w:val="white"/>
          <w:rtl w:val="0"/>
        </w:rPr>
        <w:t xml:space="preserve"> Detailed</w:t>
      </w:r>
      <w:r w:rsidDel="00000000" w:rsidR="00000000" w:rsidRPr="00000000">
        <w:rPr>
          <w:rtl w:val="0"/>
        </w:rPr>
      </w:r>
    </w:p>
    <w:p w:rsidR="00000000" w:rsidDel="00000000" w:rsidP="00000000" w:rsidRDefault="00000000" w:rsidRPr="00000000" w14:paraId="0000043A">
      <w:pPr>
        <w:shd w:fill="ffffff" w:val="clear"/>
        <w:ind w:left="360" w:firstLine="0"/>
        <w:rPr>
          <w:color w:val="273239"/>
          <w:sz w:val="26"/>
          <w:szCs w:val="26"/>
        </w:rPr>
      </w:pPr>
      <w:r w:rsidDel="00000000" w:rsidR="00000000" w:rsidRPr="00000000">
        <w:rPr>
          <w:rtl w:val="0"/>
        </w:rPr>
      </w:r>
    </w:p>
    <w:p w:rsidR="00000000" w:rsidDel="00000000" w:rsidP="00000000" w:rsidRDefault="00000000" w:rsidRPr="00000000" w14:paraId="0000043B">
      <w:pPr>
        <w:shd w:fill="ffffff" w:val="clear"/>
        <w:ind w:left="360" w:firstLine="0"/>
        <w:rPr>
          <w:color w:val="273239"/>
          <w:sz w:val="26"/>
          <w:szCs w:val="26"/>
        </w:rPr>
      </w:pP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i w:val="0"/>
          <w:smallCaps w:val="0"/>
          <w:strike w:val="0"/>
          <w:color w:val="000000"/>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BASIC COCOMO LEVEL</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i w:val="0"/>
          <w:smallCaps w:val="0"/>
          <w:strike w:val="0"/>
          <w:color w:val="202124"/>
          <w:sz w:val="24"/>
          <w:szCs w:val="24"/>
          <w:highlight w:val="white"/>
          <w:u w:val="none"/>
          <w:vertAlign w:val="baseline"/>
        </w:rPr>
      </w:pPr>
      <w:r w:rsidDel="00000000" w:rsidR="00000000" w:rsidRPr="00000000">
        <w:rPr>
          <w:i w:val="0"/>
          <w:smallCaps w:val="0"/>
          <w:strike w:val="0"/>
          <w:color w:val="202124"/>
          <w:sz w:val="24"/>
          <w:szCs w:val="24"/>
          <w:highlight w:val="white"/>
          <w:u w:val="none"/>
          <w:vertAlign w:val="baseline"/>
          <w:rtl w:val="0"/>
        </w:rPr>
        <w:t xml:space="preserve">The first level, Basic COCOMO can be used for quick and slightly rough calculations of Software Costs. Its accuracy is somewhat restricted due to the absence of sufficient factor considerations.</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color w:val="202124"/>
          <w:highlight w:val="white"/>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color w:val="202124"/>
          <w:highlight w:val="whit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color w:val="202124"/>
          <w:highlight w:val="white"/>
        </w:rPr>
      </w:pPr>
      <w:r w:rsidDel="00000000" w:rsidR="00000000" w:rsidRPr="00000000">
        <w:rPr>
          <w:rtl w:val="0"/>
        </w:rPr>
      </w:r>
    </w:p>
    <w:tbl>
      <w:tblPr>
        <w:tblStyle w:val="Table19"/>
        <w:tblW w:w="8534.0" w:type="dxa"/>
        <w:jc w:val="left"/>
        <w:tblInd w:w="583.0" w:type="dxa"/>
        <w:tblLayout w:type="fixed"/>
        <w:tblLook w:val="0400"/>
      </w:tblPr>
      <w:tblGrid>
        <w:gridCol w:w="2479"/>
        <w:gridCol w:w="918"/>
        <w:gridCol w:w="1545"/>
        <w:gridCol w:w="1739"/>
        <w:gridCol w:w="1853"/>
        <w:tblGridChange w:id="0">
          <w:tblGrid>
            <w:gridCol w:w="2479"/>
            <w:gridCol w:w="918"/>
            <w:gridCol w:w="1545"/>
            <w:gridCol w:w="1739"/>
            <w:gridCol w:w="1853"/>
          </w:tblGrid>
        </w:tblGridChange>
      </w:tblGrid>
      <w:tr>
        <w:trPr>
          <w:cantSplit w:val="0"/>
          <w:trHeight w:val="302"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spacing w:line="25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16"/>
                <w:szCs w:val="16"/>
                <w:rtl w:val="0"/>
              </w:rPr>
              <w:t xml:space="preserve">Software Projects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43">
            <w:pPr>
              <w:spacing w:after="160" w:line="256" w:lineRule="auto"/>
              <w:rPr>
                <w:rFonts w:ascii="Times New Roman" w:cs="Times New Roman" w:eastAsia="Times New Roman" w:hAnsi="Times New Roman"/>
                <w:sz w:val="20"/>
                <w:szCs w:val="20"/>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44">
            <w:pPr>
              <w:spacing w:line="256" w:lineRule="auto"/>
              <w:ind w:left="3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16"/>
                <w:szCs w:val="16"/>
                <w:rtl w:val="0"/>
              </w:rPr>
              <w:t xml:space="preserve">Constant values </w:t>
            </w:r>
            <w:r w:rsidDel="00000000" w:rsidR="00000000" w:rsidRPr="00000000">
              <w:rPr>
                <w:rtl w:val="0"/>
              </w:rPr>
            </w:r>
          </w:p>
        </w:tc>
      </w:tr>
      <w:tr>
        <w:trPr>
          <w:cantSplit w:val="0"/>
          <w:trHeight w:val="28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spacing w:line="256" w:lineRule="auto"/>
              <w:ind w:right="4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15"/>
                <w:szCs w:val="15"/>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spacing w:line="256" w:lineRule="auto"/>
              <w:ind w:right="4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15"/>
                <w:szCs w:val="15"/>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spacing w:line="256" w:lineRule="auto"/>
              <w:ind w:right="4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15"/>
                <w:szCs w:val="15"/>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spacing w:line="256" w:lineRule="auto"/>
              <w:ind w:right="4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15"/>
                <w:szCs w:val="15"/>
                <w:rtl w:val="0"/>
              </w:rPr>
              <w:t xml:space="preserve">d </w:t>
            </w:r>
            <w:r w:rsidDel="00000000" w:rsidR="00000000" w:rsidRPr="00000000">
              <w:rPr>
                <w:rtl w:val="0"/>
              </w:rPr>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spacing w:line="25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Organic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spacing w:line="256" w:lineRule="auto"/>
              <w:ind w:left="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spacing w:line="256" w:lineRule="auto"/>
              <w:ind w:left="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1.05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spacing w:line="256" w:lineRule="auto"/>
              <w:ind w:left="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spacing w:line="25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0.38 </w:t>
            </w:r>
            <w:r w:rsidDel="00000000" w:rsidR="00000000" w:rsidRPr="00000000">
              <w:rPr>
                <w:rtl w:val="0"/>
              </w:rPr>
            </w:r>
          </w:p>
        </w:tc>
      </w:tr>
      <w:tr>
        <w:trPr>
          <w:cantSplit w:val="0"/>
          <w:trHeight w:val="3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spacing w:line="25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Semi Detached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spacing w:line="256" w:lineRule="auto"/>
              <w:ind w:left="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3.0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spacing w:line="256" w:lineRule="auto"/>
              <w:ind w:left="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1.12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spacing w:line="256" w:lineRule="auto"/>
              <w:ind w:left="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spacing w:line="256" w:lineRule="auto"/>
              <w:ind w:left="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0.35 </w:t>
            </w:r>
            <w:r w:rsidDel="00000000" w:rsidR="00000000" w:rsidRPr="00000000">
              <w:rPr>
                <w:rtl w:val="0"/>
              </w:rPr>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spacing w:line="25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Embedded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spacing w:line="256" w:lineRule="auto"/>
              <w:ind w:left="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3.6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spacing w:line="256" w:lineRule="auto"/>
              <w:ind w:left="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1.20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spacing w:line="256" w:lineRule="auto"/>
              <w:ind w:left="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keepNext w:val="1"/>
              <w:spacing w:line="25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0.32 </w:t>
            </w:r>
            <w:r w:rsidDel="00000000" w:rsidR="00000000" w:rsidRPr="00000000">
              <w:rPr>
                <w:rtl w:val="0"/>
              </w:rPr>
            </w:r>
          </w:p>
        </w:tc>
      </w:tr>
    </w:tbl>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smallCaps w:val="0"/>
          <w:strike w:val="0"/>
          <w:color w:val="44546a"/>
          <w:sz w:val="18"/>
          <w:szCs w:val="18"/>
          <w:u w:val="none"/>
          <w:shd w:fill="auto" w:val="clear"/>
          <w:vertAlign w:val="baseline"/>
        </w:rPr>
      </w:pPr>
      <w:r w:rsidDel="00000000" w:rsidR="00000000" w:rsidRPr="00000000">
        <w:rPr>
          <w:i w:val="1"/>
          <w:smallCaps w:val="0"/>
          <w:strike w:val="0"/>
          <w:color w:val="44546a"/>
          <w:sz w:val="18"/>
          <w:szCs w:val="18"/>
          <w:u w:val="none"/>
          <w:shd w:fill="auto" w:val="clear"/>
          <w:vertAlign w:val="baseline"/>
          <w:rtl w:val="0"/>
        </w:rPr>
        <w:t xml:space="preserve">Fig. Basic Level Estimation Values 1</w:t>
      </w:r>
    </w:p>
    <w:p w:rsidR="00000000" w:rsidDel="00000000" w:rsidP="00000000" w:rsidRDefault="00000000" w:rsidRPr="00000000" w14:paraId="0000045C">
      <w:pPr>
        <w:ind w:left="0" w:firstLine="0"/>
        <w:rPr/>
      </w:pPr>
      <w:r w:rsidDel="00000000" w:rsidR="00000000" w:rsidRPr="00000000">
        <w:rPr>
          <w:rtl w:val="0"/>
        </w:rPr>
        <w:t xml:space="preserve">        </w:t>
      </w:r>
    </w:p>
    <w:tbl>
      <w:tblPr>
        <w:tblStyle w:val="Table20"/>
        <w:tblW w:w="6690.0" w:type="dxa"/>
        <w:jc w:val="left"/>
        <w:tblInd w:w="7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510"/>
        <w:tblGridChange w:id="0">
          <w:tblGrid>
            <w:gridCol w:w="3180"/>
            <w:gridCol w:w="3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240" w:before="240" w:lineRule="auto"/>
              <w:jc w:val="center"/>
              <w:rPr>
                <w:sz w:val="20"/>
                <w:szCs w:val="20"/>
              </w:rPr>
            </w:pPr>
            <w:r w:rsidDel="00000000" w:rsidR="00000000" w:rsidRPr="00000000">
              <w:rPr>
                <w:sz w:val="20"/>
                <w:szCs w:val="20"/>
                <w:rtl w:val="0"/>
              </w:rPr>
              <w:t xml:space="preserve">PROJECT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240" w:before="240" w:lineRule="auto"/>
              <w:jc w:val="center"/>
              <w:rPr>
                <w:sz w:val="20"/>
                <w:szCs w:val="20"/>
              </w:rPr>
            </w:pPr>
            <w:r w:rsidDel="00000000" w:rsidR="00000000" w:rsidRPr="00000000">
              <w:rPr>
                <w:sz w:val="20"/>
                <w:szCs w:val="20"/>
                <w:rtl w:val="0"/>
              </w:rPr>
              <w:t xml:space="preserve">ORGANIC</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240" w:before="240" w:lineRule="auto"/>
              <w:jc w:val="center"/>
              <w:rPr>
                <w:sz w:val="20"/>
                <w:szCs w:val="20"/>
              </w:rPr>
            </w:pPr>
            <w:r w:rsidDel="00000000" w:rsidR="00000000" w:rsidRPr="00000000">
              <w:rPr>
                <w:sz w:val="20"/>
                <w:szCs w:val="20"/>
                <w:rtl w:val="0"/>
              </w:rPr>
              <w:t xml:space="preserve">PROJECT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SMALL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Fonts w:ascii="Arial" w:cs="Arial" w:eastAsia="Arial" w:hAnsi="Arial"/>
                <w:color w:val="202124"/>
                <w:sz w:val="20"/>
                <w:szCs w:val="20"/>
                <w:highlight w:val="white"/>
                <w:rtl w:val="0"/>
              </w:rPr>
              <w:t xml:space="preserve">2740028.08309</w:t>
            </w: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DURATION:</w:t>
            </w:r>
            <w:r w:rsidDel="00000000" w:rsidR="00000000" w:rsidRPr="00000000">
              <w:rPr>
                <w:rFonts w:ascii="Arial" w:cs="Arial" w:eastAsia="Arial" w:hAnsi="Arial"/>
                <w:color w:val="202124"/>
                <w:sz w:val="20"/>
                <w:szCs w:val="20"/>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240" w:before="240" w:lineRule="auto"/>
              <w:jc w:val="center"/>
              <w:rPr>
                <w:sz w:val="20"/>
                <w:szCs w:val="20"/>
              </w:rPr>
            </w:pPr>
            <w:r w:rsidDel="00000000" w:rsidR="00000000" w:rsidRPr="00000000">
              <w:rPr>
                <w:rFonts w:ascii="Arial" w:cs="Arial" w:eastAsia="Arial" w:hAnsi="Arial"/>
                <w:color w:val="202124"/>
                <w:sz w:val="20"/>
                <w:szCs w:val="20"/>
                <w:highlight w:val="white"/>
                <w:rtl w:val="0"/>
              </w:rPr>
              <w:t xml:space="preserve">7075760.12034</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AVERAGE STAFFING: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240" w:befor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0.3872415170</w:t>
            </w:r>
          </w:p>
        </w:tc>
      </w:tr>
    </w:tbl>
    <w:p w:rsidR="00000000" w:rsidDel="00000000" w:rsidP="00000000" w:rsidRDefault="00000000" w:rsidRPr="00000000" w14:paraId="0000046B">
      <w:pPr>
        <w:ind w:left="0" w:firstLine="0"/>
        <w:rPr/>
      </w:pPr>
      <w:r w:rsidDel="00000000" w:rsidR="00000000" w:rsidRPr="00000000">
        <w:rPr>
          <w:rtl w:val="0"/>
        </w:rPr>
      </w:r>
    </w:p>
    <w:p w:rsidR="00000000" w:rsidDel="00000000" w:rsidP="00000000" w:rsidRDefault="00000000" w:rsidRPr="00000000" w14:paraId="0000046C">
      <w:pPr>
        <w:ind w:left="0" w:firstLine="0"/>
        <w:rPr/>
      </w:pPr>
      <w:r w:rsidDel="00000000" w:rsidR="00000000" w:rsidRPr="00000000">
        <w:rPr>
          <w:rtl w:val="0"/>
        </w:rPr>
      </w:r>
    </w:p>
    <w:p w:rsidR="00000000" w:rsidDel="00000000" w:rsidP="00000000" w:rsidRDefault="00000000" w:rsidRPr="00000000" w14:paraId="0000046D">
      <w:pPr>
        <w:ind w:left="0" w:firstLine="0"/>
        <w:rPr/>
      </w:pPr>
      <w:r w:rsidDel="00000000" w:rsidR="00000000" w:rsidRPr="00000000">
        <w:rPr>
          <w:rtl w:val="0"/>
        </w:rPr>
      </w:r>
    </w:p>
    <w:tbl>
      <w:tblPr>
        <w:tblStyle w:val="Table21"/>
        <w:tblW w:w="909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0"/>
        <w:tblGridChange w:id="0">
          <w:tblGrid>
            <w:gridCol w:w="9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240" w:befor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BASIC COCOMO LEVEL FORMULA</w:t>
            </w:r>
          </w:p>
          <w:p w:rsidR="00000000" w:rsidDel="00000000" w:rsidP="00000000" w:rsidRDefault="00000000" w:rsidRPr="00000000" w14:paraId="0000046F">
            <w:pPr>
              <w:widowControl w:val="0"/>
              <w:numPr>
                <w:ilvl w:val="0"/>
                <w:numId w:val="12"/>
              </w:numPr>
              <w:spacing w:after="240" w:before="240" w:lineRule="auto"/>
              <w:ind w:left="720" w:hanging="360"/>
              <w:rPr>
                <w:sz w:val="20"/>
                <w:szCs w:val="20"/>
                <w:u w:val="none"/>
              </w:rPr>
            </w:pPr>
            <w:r w:rsidDel="00000000" w:rsidR="00000000" w:rsidRPr="00000000">
              <w:rPr>
                <w:sz w:val="20"/>
                <w:szCs w:val="20"/>
                <w:rtl w:val="0"/>
              </w:rPr>
              <w:t xml:space="preserve">EFFORT ESTIMATION</w:t>
            </w:r>
          </w:p>
          <w:p w:rsidR="00000000" w:rsidDel="00000000" w:rsidP="00000000" w:rsidRDefault="00000000" w:rsidRPr="00000000" w14:paraId="00000470">
            <w:pPr>
              <w:widowControl w:val="0"/>
              <w:spacing w:after="240" w:before="240" w:lineRule="auto"/>
              <w:jc w:val="center"/>
              <w:rPr>
                <w:sz w:val="20"/>
                <w:szCs w:val="20"/>
                <w:vertAlign w:val="subscript"/>
              </w:rPr>
            </w:pPr>
            <w:r w:rsidDel="00000000" w:rsidR="00000000" w:rsidRPr="00000000">
              <w:rPr>
                <w:sz w:val="20"/>
                <w:szCs w:val="20"/>
                <w:rtl w:val="0"/>
              </w:rPr>
              <w:t xml:space="preserve">a</w:t>
            </w:r>
            <w:r w:rsidDel="00000000" w:rsidR="00000000" w:rsidRPr="00000000">
              <w:rPr>
                <w:sz w:val="20"/>
                <w:szCs w:val="20"/>
                <w:vertAlign w:val="superscript"/>
                <w:rtl w:val="0"/>
              </w:rPr>
              <w:t xml:space="preserve"> </w:t>
            </w:r>
            <w:r w:rsidDel="00000000" w:rsidR="00000000" w:rsidRPr="00000000">
              <w:rPr>
                <w:sz w:val="20"/>
                <w:szCs w:val="20"/>
                <w:vertAlign w:val="subscript"/>
                <w:rtl w:val="0"/>
              </w:rPr>
              <w:t xml:space="preserve">b</w:t>
            </w:r>
            <w:r w:rsidDel="00000000" w:rsidR="00000000" w:rsidRPr="00000000">
              <w:rPr>
                <w:sz w:val="20"/>
                <w:szCs w:val="20"/>
                <w:rtl w:val="0"/>
              </w:rPr>
              <w:t xml:space="preserve"> (KLOC) </w:t>
            </w:r>
            <w:r w:rsidDel="00000000" w:rsidR="00000000" w:rsidRPr="00000000">
              <w:rPr>
                <w:sz w:val="20"/>
                <w:szCs w:val="20"/>
                <w:vertAlign w:val="superscript"/>
                <w:rtl w:val="0"/>
              </w:rPr>
              <w:t xml:space="preserve">b</w:t>
            </w:r>
            <w:r w:rsidDel="00000000" w:rsidR="00000000" w:rsidRPr="00000000">
              <w:rPr>
                <w:sz w:val="20"/>
                <w:szCs w:val="20"/>
                <w:vertAlign w:val="subscript"/>
                <w:rtl w:val="0"/>
              </w:rPr>
              <w:t xml:space="preserve">b</w:t>
              <w:tab/>
            </w:r>
          </w:p>
          <w:p w:rsidR="00000000" w:rsidDel="00000000" w:rsidP="00000000" w:rsidRDefault="00000000" w:rsidRPr="00000000" w14:paraId="00000471">
            <w:pPr>
              <w:widowControl w:val="0"/>
              <w:numPr>
                <w:ilvl w:val="0"/>
                <w:numId w:val="11"/>
              </w:numPr>
              <w:spacing w:after="240" w:before="240" w:lineRule="auto"/>
              <w:ind w:left="720" w:hanging="360"/>
              <w:rPr>
                <w:sz w:val="20"/>
                <w:szCs w:val="20"/>
                <w:u w:val="none"/>
              </w:rPr>
            </w:pPr>
            <w:r w:rsidDel="00000000" w:rsidR="00000000" w:rsidRPr="00000000">
              <w:rPr>
                <w:sz w:val="20"/>
                <w:szCs w:val="20"/>
                <w:rtl w:val="0"/>
              </w:rPr>
              <w:t xml:space="preserve">DURATION</w:t>
            </w:r>
          </w:p>
          <w:p w:rsidR="00000000" w:rsidDel="00000000" w:rsidP="00000000" w:rsidRDefault="00000000" w:rsidRPr="00000000" w14:paraId="00000472">
            <w:pPr>
              <w:widowControl w:val="0"/>
              <w:spacing w:after="240" w:before="240" w:lineRule="auto"/>
              <w:jc w:val="center"/>
              <w:rPr>
                <w:sz w:val="20"/>
                <w:szCs w:val="20"/>
                <w:vertAlign w:val="subscript"/>
              </w:rPr>
            </w:pPr>
            <w:r w:rsidDel="00000000" w:rsidR="00000000" w:rsidRPr="00000000">
              <w:rPr>
                <w:sz w:val="20"/>
                <w:szCs w:val="20"/>
                <w:rtl w:val="0"/>
              </w:rPr>
              <w:t xml:space="preserve">c</w:t>
            </w:r>
            <w:r w:rsidDel="00000000" w:rsidR="00000000" w:rsidRPr="00000000">
              <w:rPr>
                <w:sz w:val="20"/>
                <w:szCs w:val="20"/>
                <w:vertAlign w:val="subscript"/>
                <w:rtl w:val="0"/>
              </w:rPr>
              <w:t xml:space="preserve">b</w:t>
            </w:r>
            <w:r w:rsidDel="00000000" w:rsidR="00000000" w:rsidRPr="00000000">
              <w:rPr>
                <w:sz w:val="20"/>
                <w:szCs w:val="20"/>
                <w:rtl w:val="0"/>
              </w:rPr>
              <w:t xml:space="preserve"> (EFFORT) </w:t>
            </w:r>
            <w:r w:rsidDel="00000000" w:rsidR="00000000" w:rsidRPr="00000000">
              <w:rPr>
                <w:sz w:val="20"/>
                <w:szCs w:val="20"/>
                <w:vertAlign w:val="superscript"/>
                <w:rtl w:val="0"/>
              </w:rPr>
              <w:t xml:space="preserve">d</w:t>
            </w:r>
            <w:r w:rsidDel="00000000" w:rsidR="00000000" w:rsidRPr="00000000">
              <w:rPr>
                <w:sz w:val="20"/>
                <w:szCs w:val="20"/>
                <w:vertAlign w:val="subscript"/>
                <w:rtl w:val="0"/>
              </w:rPr>
              <w:t xml:space="preserve">b</w:t>
            </w:r>
          </w:p>
          <w:p w:rsidR="00000000" w:rsidDel="00000000" w:rsidP="00000000" w:rsidRDefault="00000000" w:rsidRPr="00000000" w14:paraId="00000473">
            <w:pPr>
              <w:widowControl w:val="0"/>
              <w:numPr>
                <w:ilvl w:val="0"/>
                <w:numId w:val="13"/>
              </w:numPr>
              <w:spacing w:after="240" w:before="240" w:lineRule="auto"/>
              <w:ind w:left="720" w:hanging="360"/>
              <w:rPr>
                <w:sz w:val="20"/>
                <w:szCs w:val="20"/>
                <w:u w:val="none"/>
              </w:rPr>
            </w:pPr>
            <w:r w:rsidDel="00000000" w:rsidR="00000000" w:rsidRPr="00000000">
              <w:rPr>
                <w:sz w:val="20"/>
                <w:szCs w:val="20"/>
                <w:rtl w:val="0"/>
              </w:rPr>
              <w:t xml:space="preserve">AVERAGE STAFFING</w:t>
            </w:r>
          </w:p>
          <w:p w:rsidR="00000000" w:rsidDel="00000000" w:rsidP="00000000" w:rsidRDefault="00000000" w:rsidRPr="00000000" w14:paraId="00000474">
            <w:pPr>
              <w:widowControl w:val="0"/>
              <w:spacing w:after="240" w:before="240" w:lineRule="auto"/>
              <w:jc w:val="center"/>
              <w:rPr>
                <w:sz w:val="20"/>
                <w:szCs w:val="20"/>
              </w:rPr>
            </w:pPr>
            <w:r w:rsidDel="00000000" w:rsidR="00000000" w:rsidRPr="00000000">
              <w:rPr>
                <w:sz w:val="20"/>
                <w:szCs w:val="20"/>
                <w:rtl w:val="0"/>
              </w:rPr>
              <w:t xml:space="preserve">E/D</w:t>
            </w:r>
          </w:p>
          <w:p w:rsidR="00000000" w:rsidDel="00000000" w:rsidP="00000000" w:rsidRDefault="00000000" w:rsidRPr="00000000" w14:paraId="00000475">
            <w:pPr>
              <w:widowControl w:val="0"/>
              <w:numPr>
                <w:ilvl w:val="0"/>
                <w:numId w:val="21"/>
              </w:numPr>
              <w:spacing w:after="240" w:before="240" w:lineRule="auto"/>
              <w:ind w:left="720" w:hanging="360"/>
              <w:rPr>
                <w:sz w:val="20"/>
                <w:szCs w:val="20"/>
                <w:u w:val="none"/>
              </w:rPr>
            </w:pPr>
            <w:r w:rsidDel="00000000" w:rsidR="00000000" w:rsidRPr="00000000">
              <w:rPr>
                <w:sz w:val="20"/>
                <w:szCs w:val="20"/>
                <w:rtl w:val="0"/>
              </w:rPr>
              <w:t xml:space="preserve">Our proposed system LOC approximation is 400K LOC.</w:t>
            </w:r>
          </w:p>
          <w:p w:rsidR="00000000" w:rsidDel="00000000" w:rsidP="00000000" w:rsidRDefault="00000000" w:rsidRPr="00000000" w14:paraId="00000476">
            <w:pPr>
              <w:widowControl w:val="0"/>
              <w:spacing w:after="240" w:before="240" w:lineRule="auto"/>
              <w:rPr>
                <w:sz w:val="20"/>
                <w:szCs w:val="20"/>
              </w:rPr>
            </w:pPr>
            <w:r w:rsidDel="00000000" w:rsidR="00000000" w:rsidRPr="00000000">
              <w:rPr>
                <w:sz w:val="20"/>
                <w:szCs w:val="20"/>
                <w:rtl w:val="0"/>
              </w:rPr>
              <w:t xml:space="preserve">LOC: lines of codes.</w:t>
            </w:r>
          </w:p>
          <w:p w:rsidR="00000000" w:rsidDel="00000000" w:rsidP="00000000" w:rsidRDefault="00000000" w:rsidRPr="00000000" w14:paraId="00000477">
            <w:pPr>
              <w:widowControl w:val="0"/>
              <w:spacing w:after="240" w:before="240" w:lineRule="auto"/>
              <w:rPr>
                <w:sz w:val="20"/>
                <w:szCs w:val="20"/>
              </w:rPr>
            </w:pPr>
            <w:r w:rsidDel="00000000" w:rsidR="00000000" w:rsidRPr="00000000">
              <w:rPr>
                <w:sz w:val="20"/>
                <w:szCs w:val="20"/>
                <w:rtl w:val="0"/>
              </w:rPr>
              <w:t xml:space="preserve">TIME REQUIRED TO BUILD THE APP:  4 Months</w:t>
            </w:r>
          </w:p>
          <w:p w:rsidR="00000000" w:rsidDel="00000000" w:rsidP="00000000" w:rsidRDefault="00000000" w:rsidRPr="00000000" w14:paraId="00000478">
            <w:pPr>
              <w:widowControl w:val="0"/>
              <w:spacing w:after="240" w:before="240" w:lineRule="auto"/>
              <w:rPr>
                <w:sz w:val="20"/>
                <w:szCs w:val="20"/>
              </w:rPr>
            </w:pPr>
            <w:r w:rsidDel="00000000" w:rsidR="00000000" w:rsidRPr="00000000">
              <w:rPr>
                <w:sz w:val="20"/>
                <w:szCs w:val="20"/>
                <w:rtl w:val="0"/>
              </w:rPr>
              <w:t xml:space="preserve">APPROXIMATE CODE LINES: 12 Million</w:t>
            </w:r>
          </w:p>
          <w:p w:rsidR="00000000" w:rsidDel="00000000" w:rsidP="00000000" w:rsidRDefault="00000000" w:rsidRPr="00000000" w14:paraId="00000479">
            <w:pPr>
              <w:widowControl w:val="0"/>
              <w:spacing w:after="240" w:before="240" w:lineRule="auto"/>
              <w:rPr>
                <w:sz w:val="20"/>
                <w:szCs w:val="20"/>
              </w:rPr>
            </w:pPr>
            <w:r w:rsidDel="00000000" w:rsidR="00000000" w:rsidRPr="00000000">
              <w:rPr>
                <w:sz w:val="20"/>
                <w:szCs w:val="20"/>
                <w:rtl w:val="0"/>
              </w:rPr>
              <w:t xml:space="preserve">LOC: 12 Million / 4 Months</w:t>
            </w:r>
          </w:p>
          <w:p w:rsidR="00000000" w:rsidDel="00000000" w:rsidP="00000000" w:rsidRDefault="00000000" w:rsidRPr="00000000" w14:paraId="0000047A">
            <w:pPr>
              <w:widowControl w:val="0"/>
              <w:spacing w:after="240" w:before="240" w:lineRule="auto"/>
              <w:rPr>
                <w:sz w:val="20"/>
                <w:szCs w:val="20"/>
              </w:rPr>
            </w:pPr>
            <w:r w:rsidDel="00000000" w:rsidR="00000000" w:rsidRPr="00000000">
              <w:rPr>
                <w:sz w:val="20"/>
                <w:szCs w:val="20"/>
                <w:rtl w:val="0"/>
              </w:rPr>
              <w:t xml:space="preserve">LOC: 400K per hour metrix.</w:t>
            </w:r>
          </w:p>
        </w:tc>
      </w:tr>
    </w:tbl>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ind w:left="0" w:firstLine="0"/>
        <w:rPr/>
      </w:pPr>
      <w:r w:rsidDel="00000000" w:rsidR="00000000" w:rsidRPr="00000000">
        <w:rPr>
          <w:rtl w:val="0"/>
        </w:rPr>
      </w:r>
    </w:p>
    <w:tbl>
      <w:tblPr>
        <w:tblStyle w:val="Table22"/>
        <w:tblW w:w="7155.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65"/>
        <w:gridCol w:w="4290"/>
        <w:tblGridChange w:id="0">
          <w:tblGrid>
            <w:gridCol w:w="2865"/>
            <w:gridCol w:w="4290"/>
          </w:tblGrid>
        </w:tblGridChange>
      </w:tblGrid>
      <w:tr>
        <w:trPr>
          <w:cantSplit w:val="0"/>
          <w:trHeight w:val="391" w:hRule="atLeast"/>
          <w:tblHeader w:val="0"/>
        </w:trPr>
        <w:tc>
          <w:tcPr/>
          <w:p w:rsidR="00000000" w:rsidDel="00000000" w:rsidP="00000000" w:rsidRDefault="00000000" w:rsidRPr="00000000" w14:paraId="0000047D">
            <w:pPr>
              <w:rPr/>
            </w:pPr>
            <w:r w:rsidDel="00000000" w:rsidR="00000000" w:rsidRPr="00000000">
              <w:rPr>
                <w:rtl w:val="0"/>
              </w:rPr>
              <w:t xml:space="preserve">EFFORT ESTIMATION </w:t>
            </w:r>
          </w:p>
        </w:tc>
        <w:tc>
          <w:tcPr/>
          <w:p w:rsidR="00000000" w:rsidDel="00000000" w:rsidP="00000000" w:rsidRDefault="00000000" w:rsidRPr="00000000" w14:paraId="0000047E">
            <w:pPr>
              <w:rPr/>
            </w:pPr>
            <w:r w:rsidDel="00000000" w:rsidR="00000000" w:rsidRPr="00000000">
              <w:rPr>
                <w:rtl w:val="0"/>
              </w:rPr>
              <w:t xml:space="preserve">=    a</w:t>
            </w:r>
            <w:r w:rsidDel="00000000" w:rsidR="00000000" w:rsidRPr="00000000">
              <w:rPr>
                <w:vertAlign w:val="superscript"/>
                <w:rtl w:val="0"/>
              </w:rPr>
              <w:t xml:space="preserve"> </w:t>
            </w:r>
            <w:r w:rsidDel="00000000" w:rsidR="00000000" w:rsidRPr="00000000">
              <w:rPr>
                <w:vertAlign w:val="subscript"/>
                <w:rtl w:val="0"/>
              </w:rPr>
              <w:t xml:space="preserve">b</w:t>
            </w:r>
            <w:r w:rsidDel="00000000" w:rsidR="00000000" w:rsidRPr="00000000">
              <w:rPr>
                <w:rtl w:val="0"/>
              </w:rPr>
              <w:t xml:space="preserve"> (KLOC) </w:t>
            </w:r>
            <w:r w:rsidDel="00000000" w:rsidR="00000000" w:rsidRPr="00000000">
              <w:rPr>
                <w:vertAlign w:val="superscript"/>
                <w:rtl w:val="0"/>
              </w:rPr>
              <w:t xml:space="preserve">b</w:t>
            </w:r>
            <w:r w:rsidDel="00000000" w:rsidR="00000000" w:rsidRPr="00000000">
              <w:rPr>
                <w:vertAlign w:val="subscript"/>
                <w:rtl w:val="0"/>
              </w:rPr>
              <w:t xml:space="preserve">b    </w:t>
            </w:r>
            <w:r w:rsidDel="00000000" w:rsidR="00000000" w:rsidRPr="00000000">
              <w:rPr>
                <w:rtl w:val="0"/>
              </w:rPr>
            </w:r>
          </w:p>
        </w:tc>
      </w:tr>
      <w:tr>
        <w:trPr>
          <w:cantSplit w:val="0"/>
          <w:trHeight w:val="516" w:hRule="atLeast"/>
          <w:tblHeader w:val="0"/>
        </w:trPr>
        <w:tc>
          <w:tcPr/>
          <w:p w:rsidR="00000000" w:rsidDel="00000000" w:rsidP="00000000" w:rsidRDefault="00000000" w:rsidRPr="00000000" w14:paraId="0000047F">
            <w:pPr>
              <w:rPr/>
            </w:pPr>
            <w:r w:rsidDel="00000000" w:rsidR="00000000" w:rsidRPr="00000000">
              <w:rPr>
                <w:rtl w:val="0"/>
              </w:rPr>
            </w:r>
          </w:p>
        </w:tc>
        <w:tc>
          <w:tcPr/>
          <w:p w:rsidR="00000000" w:rsidDel="00000000" w:rsidP="00000000" w:rsidRDefault="00000000" w:rsidRPr="00000000" w14:paraId="00000480">
            <w:pPr>
              <w:rPr>
                <w:vertAlign w:val="superscript"/>
              </w:rPr>
            </w:pPr>
            <w:r w:rsidDel="00000000" w:rsidR="00000000" w:rsidRPr="00000000">
              <w:rPr>
                <w:rtl w:val="0"/>
              </w:rPr>
              <w:t xml:space="preserve">= 2.4 (400K)</w:t>
            </w:r>
            <w:r w:rsidDel="00000000" w:rsidR="00000000" w:rsidRPr="00000000">
              <w:rPr>
                <w:vertAlign w:val="superscript"/>
                <w:rtl w:val="0"/>
              </w:rPr>
              <w:t xml:space="preserve">1.05</w:t>
            </w:r>
          </w:p>
        </w:tc>
      </w:tr>
      <w:tr>
        <w:trPr>
          <w:cantSplit w:val="0"/>
          <w:trHeight w:val="642" w:hRule="atLeast"/>
          <w:tblHeader w:val="0"/>
        </w:trPr>
        <w:tc>
          <w:tcPr/>
          <w:p w:rsidR="00000000" w:rsidDel="00000000" w:rsidP="00000000" w:rsidRDefault="00000000" w:rsidRPr="00000000" w14:paraId="00000481">
            <w:pPr>
              <w:rPr/>
            </w:pPr>
            <w:r w:rsidDel="00000000" w:rsidR="00000000" w:rsidRPr="00000000">
              <w:rPr>
                <w:rtl w:val="0"/>
              </w:rPr>
            </w:r>
          </w:p>
        </w:tc>
        <w:tc>
          <w:tcPr/>
          <w:p w:rsidR="00000000" w:rsidDel="00000000" w:rsidP="00000000" w:rsidRDefault="00000000" w:rsidRPr="00000000" w14:paraId="00000482">
            <w:pPr>
              <w:rPr/>
            </w:pPr>
            <w:r w:rsidDel="00000000" w:rsidR="00000000" w:rsidRPr="00000000">
              <w:rPr>
                <w:rtl w:val="0"/>
              </w:rPr>
              <w:t xml:space="preserve">=</w:t>
            </w:r>
            <w:r w:rsidDel="00000000" w:rsidR="00000000" w:rsidRPr="00000000">
              <w:rPr>
                <w:color w:val="202124"/>
                <w:highlight w:val="white"/>
                <w:rtl w:val="0"/>
              </w:rPr>
              <w:t xml:space="preserve">2740028.08309 per hour metrix.</w:t>
            </w:r>
            <w:r w:rsidDel="00000000" w:rsidR="00000000" w:rsidRPr="00000000">
              <w:rPr>
                <w:rtl w:val="0"/>
              </w:rPr>
            </w:r>
          </w:p>
        </w:tc>
      </w:tr>
    </w:tbl>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7170.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65"/>
        <w:gridCol w:w="4305"/>
        <w:tblGridChange w:id="0">
          <w:tblGrid>
            <w:gridCol w:w="2865"/>
            <w:gridCol w:w="4305"/>
          </w:tblGrid>
        </w:tblGridChange>
      </w:tblGrid>
      <w:tr>
        <w:trPr>
          <w:cantSplit w:val="0"/>
          <w:trHeight w:val="394" w:hRule="atLeast"/>
          <w:tblHeader w:val="0"/>
        </w:trPr>
        <w:tc>
          <w:tcPr/>
          <w:p w:rsidR="00000000" w:rsidDel="00000000" w:rsidP="00000000" w:rsidRDefault="00000000" w:rsidRPr="00000000" w14:paraId="00000484">
            <w:pPr>
              <w:rPr/>
            </w:pPr>
            <w:r w:rsidDel="00000000" w:rsidR="00000000" w:rsidRPr="00000000">
              <w:rPr>
                <w:rtl w:val="0"/>
              </w:rPr>
              <w:t xml:space="preserve">DURATION </w:t>
            </w:r>
          </w:p>
        </w:tc>
        <w:tc>
          <w:tcPr/>
          <w:p w:rsidR="00000000" w:rsidDel="00000000" w:rsidP="00000000" w:rsidRDefault="00000000" w:rsidRPr="00000000" w14:paraId="00000485">
            <w:pPr>
              <w:rPr/>
            </w:pPr>
            <w:r w:rsidDel="00000000" w:rsidR="00000000" w:rsidRPr="00000000">
              <w:rPr>
                <w:rtl w:val="0"/>
              </w:rPr>
              <w:t xml:space="preserve">=    c</w:t>
            </w:r>
            <w:r w:rsidDel="00000000" w:rsidR="00000000" w:rsidRPr="00000000">
              <w:rPr>
                <w:vertAlign w:val="superscript"/>
                <w:rtl w:val="0"/>
              </w:rPr>
              <w:t xml:space="preserve"> </w:t>
            </w:r>
            <w:r w:rsidDel="00000000" w:rsidR="00000000" w:rsidRPr="00000000">
              <w:rPr>
                <w:vertAlign w:val="subscript"/>
                <w:rtl w:val="0"/>
              </w:rPr>
              <w:t xml:space="preserve">b</w:t>
            </w:r>
            <w:r w:rsidDel="00000000" w:rsidR="00000000" w:rsidRPr="00000000">
              <w:rPr>
                <w:rtl w:val="0"/>
              </w:rPr>
              <w:t xml:space="preserve"> (EFFORT) </w:t>
            </w:r>
            <w:r w:rsidDel="00000000" w:rsidR="00000000" w:rsidRPr="00000000">
              <w:rPr>
                <w:vertAlign w:val="superscript"/>
                <w:rtl w:val="0"/>
              </w:rPr>
              <w:t xml:space="preserve">d</w:t>
            </w:r>
            <w:r w:rsidDel="00000000" w:rsidR="00000000" w:rsidRPr="00000000">
              <w:rPr>
                <w:vertAlign w:val="subscript"/>
                <w:rtl w:val="0"/>
              </w:rPr>
              <w:t xml:space="preserve">b    </w:t>
            </w:r>
            <w:r w:rsidDel="00000000" w:rsidR="00000000" w:rsidRPr="00000000">
              <w:rPr>
                <w:rtl w:val="0"/>
              </w:rPr>
            </w:r>
          </w:p>
        </w:tc>
      </w:tr>
      <w:tr>
        <w:trPr>
          <w:cantSplit w:val="0"/>
          <w:trHeight w:val="667" w:hRule="atLeast"/>
          <w:tblHeader w:val="0"/>
        </w:trPr>
        <w:tc>
          <w:tcPr/>
          <w:p w:rsidR="00000000" w:rsidDel="00000000" w:rsidP="00000000" w:rsidRDefault="00000000" w:rsidRPr="00000000" w14:paraId="00000486">
            <w:pPr>
              <w:rPr/>
            </w:pPr>
            <w:r w:rsidDel="00000000" w:rsidR="00000000" w:rsidRPr="00000000">
              <w:rPr>
                <w:rtl w:val="0"/>
              </w:rPr>
            </w:r>
          </w:p>
        </w:tc>
        <w:tc>
          <w:tcPr/>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vertAlign w:val="superscript"/>
              </w:rPr>
            </w:pPr>
            <w:r w:rsidDel="00000000" w:rsidR="00000000" w:rsidRPr="00000000">
              <w:rPr>
                <w:rtl w:val="0"/>
              </w:rPr>
              <w:t xml:space="preserve">= 2.5 (</w:t>
            </w:r>
            <w:r w:rsidDel="00000000" w:rsidR="00000000" w:rsidRPr="00000000">
              <w:rPr>
                <w:color w:val="202124"/>
                <w:sz w:val="20"/>
                <w:szCs w:val="20"/>
                <w:highlight w:val="white"/>
                <w:rtl w:val="0"/>
              </w:rPr>
              <w:t xml:space="preserve">2740028.08309</w:t>
            </w:r>
            <w:r w:rsidDel="00000000" w:rsidR="00000000" w:rsidRPr="00000000">
              <w:rPr>
                <w:rtl w:val="0"/>
              </w:rPr>
              <w:t xml:space="preserve">)</w:t>
            </w:r>
            <w:r w:rsidDel="00000000" w:rsidR="00000000" w:rsidRPr="00000000">
              <w:rPr>
                <w:vertAlign w:val="superscript"/>
                <w:rtl w:val="0"/>
              </w:rPr>
              <w:t xml:space="preserve">0.38</w:t>
            </w:r>
          </w:p>
        </w:tc>
      </w:tr>
      <w:tr>
        <w:trPr>
          <w:cantSplit w:val="0"/>
          <w:trHeight w:val="568" w:hRule="atLeast"/>
          <w:tblHeader w:val="0"/>
        </w:trPr>
        <w:tc>
          <w:tcPr/>
          <w:p w:rsidR="00000000" w:rsidDel="00000000" w:rsidP="00000000" w:rsidRDefault="00000000" w:rsidRPr="00000000" w14:paraId="00000489">
            <w:pPr>
              <w:rPr/>
            </w:pPr>
            <w:r w:rsidDel="00000000" w:rsidR="00000000" w:rsidRPr="00000000">
              <w:rPr>
                <w:rtl w:val="0"/>
              </w:rPr>
            </w:r>
          </w:p>
        </w:tc>
        <w:tc>
          <w:tcPr/>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w:t>
            </w:r>
            <w:r w:rsidDel="00000000" w:rsidR="00000000" w:rsidRPr="00000000">
              <w:rPr>
                <w:color w:val="202124"/>
                <w:highlight w:val="white"/>
                <w:rtl w:val="0"/>
              </w:rPr>
              <w:t xml:space="preserve">7075760.12034 per hour matrix.</w:t>
            </w:r>
            <w:r w:rsidDel="00000000" w:rsidR="00000000" w:rsidRPr="00000000">
              <w:rPr>
                <w:rtl w:val="0"/>
              </w:rPr>
            </w:r>
          </w:p>
        </w:tc>
      </w:tr>
    </w:tbl>
    <w:p w:rsidR="00000000" w:rsidDel="00000000" w:rsidP="00000000" w:rsidRDefault="00000000" w:rsidRPr="00000000" w14:paraId="0000048C">
      <w:pPr>
        <w:ind w:left="0" w:firstLine="0"/>
        <w:rPr/>
      </w:pPr>
      <w:r w:rsidDel="00000000" w:rsidR="00000000" w:rsidRPr="00000000">
        <w:rPr>
          <w:rtl w:val="0"/>
        </w:rPr>
      </w:r>
    </w:p>
    <w:tbl>
      <w:tblPr>
        <w:tblStyle w:val="Table24"/>
        <w:tblW w:w="7185.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50"/>
        <w:gridCol w:w="4335"/>
        <w:tblGridChange w:id="0">
          <w:tblGrid>
            <w:gridCol w:w="2850"/>
            <w:gridCol w:w="4335"/>
          </w:tblGrid>
        </w:tblGridChange>
      </w:tblGrid>
      <w:tr>
        <w:trPr>
          <w:cantSplit w:val="0"/>
          <w:trHeight w:val="416" w:hRule="atLeast"/>
          <w:tblHeader w:val="0"/>
        </w:trPr>
        <w:tc>
          <w:tcPr/>
          <w:p w:rsidR="00000000" w:rsidDel="00000000" w:rsidP="00000000" w:rsidRDefault="00000000" w:rsidRPr="00000000" w14:paraId="0000048D">
            <w:pPr>
              <w:rPr/>
            </w:pPr>
            <w:r w:rsidDel="00000000" w:rsidR="00000000" w:rsidRPr="00000000">
              <w:rPr>
                <w:rtl w:val="0"/>
              </w:rPr>
              <w:t xml:space="preserve">AVERAGE STAFFING </w:t>
            </w:r>
          </w:p>
        </w:tc>
        <w:tc>
          <w:tcPr/>
          <w:p w:rsidR="00000000" w:rsidDel="00000000" w:rsidP="00000000" w:rsidRDefault="00000000" w:rsidRPr="00000000" w14:paraId="0000048E">
            <w:pPr>
              <w:rPr/>
            </w:pPr>
            <w:r w:rsidDel="00000000" w:rsidR="00000000" w:rsidRPr="00000000">
              <w:rPr>
                <w:rtl w:val="0"/>
              </w:rPr>
              <w:t xml:space="preserve">=  EFFORT/DURATION</w:t>
            </w:r>
            <w:r w:rsidDel="00000000" w:rsidR="00000000" w:rsidRPr="00000000">
              <w:rPr>
                <w:vertAlign w:val="subscript"/>
                <w:rtl w:val="0"/>
              </w:rPr>
              <w:t xml:space="preserve">    </w:t>
            </w:r>
            <w:r w:rsidDel="00000000" w:rsidR="00000000" w:rsidRPr="00000000">
              <w:rPr>
                <w:rtl w:val="0"/>
              </w:rPr>
            </w:r>
          </w:p>
        </w:tc>
      </w:tr>
      <w:tr>
        <w:trPr>
          <w:cantSplit w:val="0"/>
          <w:trHeight w:val="437" w:hRule="atLeast"/>
          <w:tblHeader w:val="0"/>
        </w:trPr>
        <w:tc>
          <w:tcPr/>
          <w:p w:rsidR="00000000" w:rsidDel="00000000" w:rsidP="00000000" w:rsidRDefault="00000000" w:rsidRPr="00000000" w14:paraId="0000048F">
            <w:pPr>
              <w:rPr/>
            </w:pPr>
            <w:r w:rsidDel="00000000" w:rsidR="00000000" w:rsidRPr="00000000">
              <w:rPr>
                <w:rtl w:val="0"/>
              </w:rPr>
            </w:r>
          </w:p>
        </w:tc>
        <w:tc>
          <w:tcPr/>
          <w:p w:rsidR="00000000" w:rsidDel="00000000" w:rsidP="00000000" w:rsidRDefault="00000000" w:rsidRPr="00000000" w14:paraId="00000490">
            <w:pPr>
              <w:rPr>
                <w:vertAlign w:val="superscript"/>
              </w:rPr>
            </w:pPr>
            <w:r w:rsidDel="00000000" w:rsidR="00000000" w:rsidRPr="00000000">
              <w:rPr>
                <w:rtl w:val="0"/>
              </w:rPr>
              <w:t xml:space="preserve">= </w:t>
            </w:r>
            <w:r w:rsidDel="00000000" w:rsidR="00000000" w:rsidRPr="00000000">
              <w:rPr>
                <w:color w:val="202124"/>
                <w:highlight w:val="white"/>
                <w:rtl w:val="0"/>
              </w:rPr>
              <w:t xml:space="preserve">2740028.08309/7075760.12034</w:t>
            </w:r>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491">
            <w:pPr>
              <w:rPr/>
            </w:pPr>
            <w:r w:rsidDel="00000000" w:rsidR="00000000" w:rsidRPr="00000000">
              <w:rPr>
                <w:rtl w:val="0"/>
              </w:rPr>
            </w:r>
          </w:p>
        </w:tc>
        <w:tc>
          <w:tcPr/>
          <w:p w:rsidR="00000000" w:rsidDel="00000000" w:rsidP="00000000" w:rsidRDefault="00000000" w:rsidRPr="00000000" w14:paraId="00000492">
            <w:pPr>
              <w:rPr/>
            </w:pPr>
            <w:r w:rsidDel="00000000" w:rsidR="00000000" w:rsidRPr="00000000">
              <w:rPr>
                <w:rtl w:val="0"/>
              </w:rPr>
              <w:t xml:space="preserve">= 0.3872415170 </w:t>
            </w:r>
          </w:p>
        </w:tc>
      </w:tr>
    </w:tbl>
    <w:p w:rsidR="00000000" w:rsidDel="00000000" w:rsidP="00000000" w:rsidRDefault="00000000" w:rsidRPr="00000000" w14:paraId="00000493">
      <w:pPr>
        <w:ind w:left="360" w:firstLine="0"/>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i w:val="0"/>
          <w:smallCaps w:val="0"/>
          <w:strike w:val="0"/>
          <w:color w:val="000000"/>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INTERMEDIATE COCOMO LEVEL</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b w:val="1"/>
          <w:i w:val="0"/>
          <w:smallCaps w:val="0"/>
          <w:strike w:val="0"/>
          <w:color w:val="202124"/>
          <w:sz w:val="28"/>
          <w:szCs w:val="28"/>
          <w:highlight w:val="white"/>
          <w:u w:val="none"/>
          <w:vertAlign w:val="baseline"/>
        </w:rPr>
      </w:pPr>
      <w:r w:rsidDel="00000000" w:rsidR="00000000" w:rsidRPr="00000000">
        <w:rPr>
          <w:i w:val="0"/>
          <w:smallCaps w:val="0"/>
          <w:strike w:val="0"/>
          <w:color w:val="202124"/>
          <w:sz w:val="24"/>
          <w:szCs w:val="24"/>
          <w:highlight w:val="white"/>
          <w:u w:val="none"/>
          <w:vertAlign w:val="baseline"/>
          <w:rtl w:val="0"/>
        </w:rPr>
        <w:t xml:space="preserve">The Intermediate COCOMO model computes software development effort as a function of program size and a set of "cost drivers" that include subjective assessments of product, hardware, personnel and project attributes</w:t>
      </w:r>
      <w:r w:rsidDel="00000000" w:rsidR="00000000" w:rsidRPr="00000000">
        <w:rPr>
          <w:b w:val="1"/>
          <w:i w:val="0"/>
          <w:smallCaps w:val="0"/>
          <w:strike w:val="0"/>
          <w:color w:val="202124"/>
          <w:sz w:val="28"/>
          <w:szCs w:val="28"/>
          <w:highlight w:val="white"/>
          <w:u w:val="none"/>
          <w:vertAlign w:val="baseline"/>
          <w:rtl w:val="0"/>
        </w:rPr>
        <w:t xml:space="preserve">.</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b w:val="1"/>
          <w:i w:val="0"/>
          <w:smallCaps w:val="0"/>
          <w:strike w:val="0"/>
          <w:color w:val="202124"/>
          <w:sz w:val="28"/>
          <w:szCs w:val="28"/>
          <w:highlight w:val="white"/>
          <w:u w:val="none"/>
          <w:vertAlign w:val="baseline"/>
        </w:rPr>
      </w:pPr>
      <w:r w:rsidDel="00000000" w:rsidR="00000000" w:rsidRPr="00000000">
        <w:rPr>
          <w:rtl w:val="0"/>
        </w:rPr>
      </w:r>
    </w:p>
    <w:tbl>
      <w:tblPr>
        <w:tblStyle w:val="Table25"/>
        <w:tblW w:w="8893.0" w:type="dxa"/>
        <w:jc w:val="left"/>
        <w:tblInd w:w="545.0" w:type="dxa"/>
        <w:tblLayout w:type="fixed"/>
        <w:tblLook w:val="0400"/>
      </w:tblPr>
      <w:tblGrid>
        <w:gridCol w:w="2583"/>
        <w:gridCol w:w="957"/>
        <w:gridCol w:w="1610"/>
        <w:gridCol w:w="1813"/>
        <w:gridCol w:w="1930"/>
        <w:tblGridChange w:id="0">
          <w:tblGrid>
            <w:gridCol w:w="2583"/>
            <w:gridCol w:w="957"/>
            <w:gridCol w:w="1610"/>
            <w:gridCol w:w="1813"/>
            <w:gridCol w:w="1930"/>
          </w:tblGrid>
        </w:tblGridChange>
      </w:tblGrid>
      <w:tr>
        <w:trPr>
          <w:cantSplit w:val="0"/>
          <w:trHeight w:val="272"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spacing w:line="25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16"/>
                <w:szCs w:val="16"/>
                <w:rtl w:val="0"/>
              </w:rPr>
              <w:t xml:space="preserve">Software Projects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9D">
            <w:pPr>
              <w:spacing w:after="160" w:line="256"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49E">
            <w:pPr>
              <w:spacing w:line="256" w:lineRule="auto"/>
              <w:ind w:right="-1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16"/>
                <w:szCs w:val="16"/>
                <w:rtl w:val="0"/>
              </w:rPr>
              <w:t xml:space="preserve">Constant values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A0">
            <w:pPr>
              <w:spacing w:after="160" w:line="25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58"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spacing w:line="256" w:lineRule="auto"/>
              <w:ind w:right="10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15"/>
                <w:szCs w:val="15"/>
                <w:rtl w:val="0"/>
              </w:rPr>
              <w:t xml:space="preserve">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spacing w:line="256" w:lineRule="auto"/>
              <w:ind w:right="10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15"/>
                <w:szCs w:val="15"/>
                <w:rtl w:val="0"/>
              </w:rPr>
              <w:t xml:space="preserve">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spacing w:line="256" w:lineRule="auto"/>
              <w:ind w:right="107"/>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15"/>
                <w:szCs w:val="15"/>
                <w:rtl w:val="0"/>
              </w:rPr>
              <w:t xml:space="preserve">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spacing w:line="256" w:lineRule="auto"/>
              <w:ind w:right="10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15"/>
                <w:szCs w:val="15"/>
                <w:rtl w:val="0"/>
              </w:rPr>
              <w:t xml:space="preserve">d </w:t>
            </w:r>
            <w:r w:rsidDel="00000000" w:rsidR="00000000" w:rsidRPr="00000000">
              <w:rPr>
                <w:rtl w:val="0"/>
              </w:rPr>
            </w:r>
          </w:p>
        </w:tc>
      </w:tr>
      <w:tr>
        <w:trPr>
          <w:cantSplit w:val="0"/>
          <w:trHeight w:val="3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spacing w:line="25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Organic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spacing w:line="256" w:lineRule="auto"/>
              <w:ind w:left="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3.2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spacing w:line="256" w:lineRule="auto"/>
              <w:ind w:left="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1.05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spacing w:line="256" w:lineRule="auto"/>
              <w:ind w:left="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spacing w:line="25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0.38 </w:t>
            </w:r>
            <w:r w:rsidDel="00000000" w:rsidR="00000000" w:rsidRPr="00000000">
              <w:rPr>
                <w:rtl w:val="0"/>
              </w:rPr>
            </w:r>
          </w:p>
        </w:tc>
      </w:tr>
      <w:tr>
        <w:trPr>
          <w:cantSplit w:val="0"/>
          <w:trHeight w:val="3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spacing w:line="25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Semi Detached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spacing w:line="256" w:lineRule="auto"/>
              <w:ind w:left="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3.0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spacing w:line="256" w:lineRule="auto"/>
              <w:ind w:left="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1.12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spacing w:line="256" w:lineRule="auto"/>
              <w:ind w:left="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spacing w:line="256" w:lineRule="auto"/>
              <w:ind w:left="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0.35 </w:t>
            </w:r>
            <w:r w:rsidDel="00000000" w:rsidR="00000000" w:rsidRPr="00000000">
              <w:rPr>
                <w:rtl w:val="0"/>
              </w:rPr>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spacing w:line="25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Embedded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spacing w:line="256" w:lineRule="auto"/>
              <w:ind w:left="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spacing w:line="256" w:lineRule="auto"/>
              <w:ind w:left="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1.20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spacing w:line="256" w:lineRule="auto"/>
              <w:ind w:left="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keepNext w:val="1"/>
              <w:spacing w:line="25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0.32 </w:t>
            </w:r>
            <w:r w:rsidDel="00000000" w:rsidR="00000000" w:rsidRPr="00000000">
              <w:rPr>
                <w:rtl w:val="0"/>
              </w:rPr>
            </w:r>
          </w:p>
        </w:tc>
      </w:tr>
    </w:tbl>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smallCaps w:val="0"/>
          <w:strike w:val="0"/>
          <w:color w:val="202124"/>
          <w:sz w:val="18"/>
          <w:szCs w:val="18"/>
          <w:highlight w:val="white"/>
          <w:u w:val="none"/>
          <w:vertAlign w:val="baseline"/>
        </w:rPr>
      </w:pPr>
      <w:r w:rsidDel="00000000" w:rsidR="00000000" w:rsidRPr="00000000">
        <w:rPr>
          <w:i w:val="1"/>
          <w:smallCaps w:val="0"/>
          <w:strike w:val="0"/>
          <w:color w:val="44546a"/>
          <w:sz w:val="18"/>
          <w:szCs w:val="18"/>
          <w:u w:val="none"/>
          <w:shd w:fill="auto" w:val="clear"/>
          <w:vertAlign w:val="baseline"/>
          <w:rtl w:val="0"/>
        </w:rPr>
        <w:t xml:space="preserve">FIG. INTERMEDIATE LEVEL ESTIMATION VALUE 1</w:t>
      </w: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tbl>
      <w:tblPr>
        <w:tblStyle w:val="Table26"/>
        <w:tblW w:w="8955.0" w:type="dxa"/>
        <w:jc w:val="left"/>
        <w:tblInd w:w="2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4545"/>
        <w:tblGridChange w:id="0">
          <w:tblGrid>
            <w:gridCol w:w="4410"/>
            <w:gridCol w:w="4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b w:val="1"/>
                <w:sz w:val="28"/>
                <w:szCs w:val="28"/>
              </w:rPr>
            </w:pPr>
            <w:r w:rsidDel="00000000" w:rsidR="00000000" w:rsidRPr="00000000">
              <w:rPr>
                <w:rFonts w:ascii="Merriweather" w:cs="Merriweather" w:eastAsia="Merriweather" w:hAnsi="Merriweather"/>
                <w:b w:val="1"/>
                <w:sz w:val="28"/>
                <w:szCs w:val="28"/>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keepLines w:val="1"/>
              <w:widowControl w:val="0"/>
              <w:spacing w:after="0" w:before="0" w:lineRule="auto"/>
              <w:rPr>
                <w:rFonts w:ascii="Arial" w:cs="Arial" w:eastAsia="Arial" w:hAnsi="Arial"/>
                <w:color w:val="202124"/>
                <w:highlight w:val="white"/>
              </w:rPr>
            </w:pPr>
            <w:r w:rsidDel="00000000" w:rsidR="00000000" w:rsidRPr="00000000">
              <w:rPr>
                <w:rtl w:val="0"/>
              </w:rPr>
              <w:t xml:space="preserve">PROJECT MODE:</w:t>
            </w:r>
            <w:r w:rsidDel="00000000" w:rsidR="00000000" w:rsidRPr="00000000">
              <w:rPr>
                <w:rFonts w:ascii="Arial" w:cs="Arial" w:eastAsia="Arial" w:hAnsi="Arial"/>
                <w:color w:val="2021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after="240" w:before="240" w:lineRule="auto"/>
              <w:rPr/>
            </w:pPr>
            <w:r w:rsidDel="00000000" w:rsidR="00000000" w:rsidRPr="00000000">
              <w:rPr>
                <w:rtl w:val="0"/>
              </w:rPr>
              <w:t xml:space="preserve"> ORGANIC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b w:val="1"/>
                <w:sz w:val="28"/>
                <w:szCs w:val="28"/>
              </w:rPr>
            </w:pPr>
            <w:r w:rsidDel="00000000" w:rsidR="00000000" w:rsidRPr="00000000">
              <w:rPr>
                <w:rFonts w:ascii="Merriweather" w:cs="Merriweather" w:eastAsia="Merriweather" w:hAnsi="Merriweather"/>
                <w:b w:val="1"/>
                <w:sz w:val="28"/>
                <w:szCs w:val="28"/>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color w:val="202124"/>
                <w:highlight w:val="white"/>
                <w:rtl w:val="0"/>
              </w:rPr>
              <w:t xml:space="preserve">2740028.08309</w:t>
            </w:r>
            <w:r w:rsidDel="00000000" w:rsidR="00000000" w:rsidRPr="00000000">
              <w:rPr>
                <w:rtl w:val="0"/>
              </w:rPr>
            </w:r>
          </w:p>
        </w:tc>
      </w:tr>
    </w:tbl>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tbl>
      <w:tblPr>
        <w:tblStyle w:val="Table27"/>
        <w:tblW w:w="9540.0" w:type="dxa"/>
        <w:jc w:val="left"/>
        <w:tblInd w:w="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after="240" w:befor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INTERMEDIATE COCOMO LEVEL FORMULA</w:t>
            </w:r>
          </w:p>
          <w:p w:rsidR="00000000" w:rsidDel="00000000" w:rsidP="00000000" w:rsidRDefault="00000000" w:rsidRPr="00000000" w14:paraId="000004C5">
            <w:pPr>
              <w:widowControl w:val="0"/>
              <w:spacing w:after="240" w:before="240" w:lineRule="auto"/>
              <w:rPr>
                <w:sz w:val="20"/>
                <w:szCs w:val="20"/>
              </w:rPr>
            </w:pPr>
            <w:r w:rsidDel="00000000" w:rsidR="00000000" w:rsidRPr="00000000">
              <w:rPr>
                <w:sz w:val="22"/>
                <w:szCs w:val="22"/>
                <w:rtl w:val="0"/>
              </w:rPr>
              <w:t xml:space="preserve">EFFORT ESTIMATION   </w:t>
            </w:r>
            <w:r w:rsidDel="00000000" w:rsidR="00000000" w:rsidRPr="00000000">
              <w:rPr>
                <w:sz w:val="20"/>
                <w:szCs w:val="20"/>
                <w:rtl w:val="0"/>
              </w:rPr>
              <w:t xml:space="preserve">                                                                            </w:t>
            </w:r>
          </w:p>
          <w:p w:rsidR="00000000" w:rsidDel="00000000" w:rsidP="00000000" w:rsidRDefault="00000000" w:rsidRPr="00000000" w14:paraId="000004C6">
            <w:pPr>
              <w:widowControl w:val="0"/>
              <w:spacing w:after="240" w:before="240" w:lineRule="auto"/>
              <w:jc w:val="center"/>
              <w:rPr>
                <w:sz w:val="20"/>
                <w:szCs w:val="20"/>
                <w:vertAlign w:val="subscript"/>
              </w:rPr>
            </w:pPr>
            <w:r w:rsidDel="00000000" w:rsidR="00000000" w:rsidRPr="00000000">
              <w:rPr>
                <w:sz w:val="20"/>
                <w:szCs w:val="20"/>
                <w:rtl w:val="0"/>
              </w:rPr>
              <w:t xml:space="preserve">a</w:t>
            </w:r>
            <w:r w:rsidDel="00000000" w:rsidR="00000000" w:rsidRPr="00000000">
              <w:rPr>
                <w:sz w:val="20"/>
                <w:szCs w:val="20"/>
                <w:vertAlign w:val="subscript"/>
                <w:rtl w:val="0"/>
              </w:rPr>
              <w:t xml:space="preserve">i</w:t>
            </w:r>
            <w:r w:rsidDel="00000000" w:rsidR="00000000" w:rsidRPr="00000000">
              <w:rPr>
                <w:sz w:val="20"/>
                <w:szCs w:val="20"/>
                <w:rtl w:val="0"/>
              </w:rPr>
              <w:t xml:space="preserve"> (KLOC) </w:t>
            </w:r>
            <w:r w:rsidDel="00000000" w:rsidR="00000000" w:rsidRPr="00000000">
              <w:rPr>
                <w:sz w:val="20"/>
                <w:szCs w:val="20"/>
                <w:vertAlign w:val="superscript"/>
                <w:rtl w:val="0"/>
              </w:rPr>
              <w:t xml:space="preserve">b</w:t>
            </w:r>
            <w:r w:rsidDel="00000000" w:rsidR="00000000" w:rsidRPr="00000000">
              <w:rPr>
                <w:sz w:val="20"/>
                <w:szCs w:val="20"/>
                <w:vertAlign w:val="subscript"/>
                <w:rtl w:val="0"/>
              </w:rPr>
              <w:t xml:space="preserve">i</w:t>
              <w:tab/>
            </w:r>
          </w:p>
          <w:p w:rsidR="00000000" w:rsidDel="00000000" w:rsidP="00000000" w:rsidRDefault="00000000" w:rsidRPr="00000000" w14:paraId="000004C7">
            <w:pPr>
              <w:widowControl w:val="0"/>
              <w:spacing w:after="0" w:before="0" w:lineRule="auto"/>
              <w:rPr/>
            </w:pPr>
            <w:r w:rsidDel="00000000" w:rsidR="00000000" w:rsidRPr="00000000">
              <w:rPr>
                <w:rtl w:val="0"/>
              </w:rPr>
              <w:t xml:space="preserve">Our proposed system LOC approximation is 400 LOC.</w:t>
            </w:r>
          </w:p>
          <w:p w:rsidR="00000000" w:rsidDel="00000000" w:rsidP="00000000" w:rsidRDefault="00000000" w:rsidRPr="00000000" w14:paraId="000004C8">
            <w:pPr>
              <w:widowControl w:val="0"/>
              <w:spacing w:after="0" w:before="0" w:lineRule="auto"/>
              <w:rPr/>
            </w:pPr>
            <w:r w:rsidDel="00000000" w:rsidR="00000000" w:rsidRPr="00000000">
              <w:rPr>
                <w:rtl w:val="0"/>
              </w:rPr>
              <w:t xml:space="preserve">LOC: lines of codes.</w:t>
            </w:r>
          </w:p>
          <w:p w:rsidR="00000000" w:rsidDel="00000000" w:rsidP="00000000" w:rsidRDefault="00000000" w:rsidRPr="00000000" w14:paraId="000004C9">
            <w:pPr>
              <w:widowControl w:val="0"/>
              <w:spacing w:after="0" w:before="0" w:lineRule="auto"/>
              <w:rPr/>
            </w:pPr>
            <w:r w:rsidDel="00000000" w:rsidR="00000000" w:rsidRPr="00000000">
              <w:rPr>
                <w:rtl w:val="0"/>
              </w:rPr>
              <w:t xml:space="preserve">TIME REQUIRED TO BUILD THE APP:  4 Months</w:t>
            </w:r>
          </w:p>
          <w:p w:rsidR="00000000" w:rsidDel="00000000" w:rsidP="00000000" w:rsidRDefault="00000000" w:rsidRPr="00000000" w14:paraId="000004CA">
            <w:pPr>
              <w:widowControl w:val="0"/>
              <w:spacing w:after="0" w:before="0" w:lineRule="auto"/>
              <w:rPr/>
            </w:pPr>
            <w:r w:rsidDel="00000000" w:rsidR="00000000" w:rsidRPr="00000000">
              <w:rPr>
                <w:rtl w:val="0"/>
              </w:rPr>
              <w:t xml:space="preserve">APPROXIMATE CODE LINES: 12 Million</w:t>
            </w:r>
          </w:p>
          <w:p w:rsidR="00000000" w:rsidDel="00000000" w:rsidP="00000000" w:rsidRDefault="00000000" w:rsidRPr="00000000" w14:paraId="000004CB">
            <w:pPr>
              <w:widowControl w:val="0"/>
              <w:spacing w:after="0" w:before="0" w:lineRule="auto"/>
              <w:rPr/>
            </w:pPr>
            <w:r w:rsidDel="00000000" w:rsidR="00000000" w:rsidRPr="00000000">
              <w:rPr>
                <w:rtl w:val="0"/>
              </w:rPr>
              <w:t xml:space="preserve">LOC: 12 Million / 4 Months</w:t>
            </w:r>
          </w:p>
          <w:p w:rsidR="00000000" w:rsidDel="00000000" w:rsidP="00000000" w:rsidRDefault="00000000" w:rsidRPr="00000000" w14:paraId="000004CC">
            <w:pPr>
              <w:widowControl w:val="0"/>
              <w:spacing w:after="0" w:before="0" w:lineRule="auto"/>
              <w:rPr/>
            </w:pPr>
            <w:r w:rsidDel="00000000" w:rsidR="00000000" w:rsidRPr="00000000">
              <w:rPr>
                <w:rtl w:val="0"/>
              </w:rPr>
              <w:t xml:space="preserve">LOC: 400K per hour metrix.</w:t>
            </w:r>
          </w:p>
          <w:p w:rsidR="00000000" w:rsidDel="00000000" w:rsidP="00000000" w:rsidRDefault="00000000" w:rsidRPr="00000000" w14:paraId="000004CD">
            <w:pPr>
              <w:widowControl w:val="0"/>
              <w:spacing w:after="0" w:before="0" w:lineRule="auto"/>
              <w:rPr>
                <w:sz w:val="20"/>
                <w:szCs w:val="20"/>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CF">
      <w:pPr>
        <w:ind w:left="0" w:firstLine="0"/>
        <w:rPr/>
      </w:pPr>
      <w:r w:rsidDel="00000000" w:rsidR="00000000" w:rsidRPr="00000000">
        <w:rPr>
          <w:rtl w:val="0"/>
        </w:rPr>
        <w:t xml:space="preserve">                                                                                                        </w:t>
      </w:r>
      <w:r w:rsidDel="00000000" w:rsidR="00000000" w:rsidRPr="00000000">
        <w:rPr>
          <w:rtl w:val="0"/>
        </w:rPr>
      </w:r>
    </w:p>
    <w:tbl>
      <w:tblPr>
        <w:tblStyle w:val="Table28"/>
        <w:tblW w:w="8970.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900"/>
        <w:gridCol w:w="5070"/>
        <w:tblGridChange w:id="0">
          <w:tblGrid>
            <w:gridCol w:w="3900"/>
            <w:gridCol w:w="5070"/>
          </w:tblGrid>
        </w:tblGridChange>
      </w:tblGrid>
      <w:tr>
        <w:trPr>
          <w:cantSplit w:val="0"/>
          <w:trHeight w:val="391" w:hRule="atLeast"/>
          <w:tblHeader w:val="0"/>
        </w:trPr>
        <w:tc>
          <w:tcPr/>
          <w:p w:rsidR="00000000" w:rsidDel="00000000" w:rsidP="00000000" w:rsidRDefault="00000000" w:rsidRPr="00000000" w14:paraId="000004D0">
            <w:pPr>
              <w:rPr/>
            </w:pPr>
            <w:r w:rsidDel="00000000" w:rsidR="00000000" w:rsidRPr="00000000">
              <w:rPr>
                <w:rtl w:val="0"/>
              </w:rPr>
              <w:t xml:space="preserve">EFFORT ESTIMATION </w:t>
            </w:r>
          </w:p>
        </w:tc>
        <w:tc>
          <w:tcPr/>
          <w:p w:rsidR="00000000" w:rsidDel="00000000" w:rsidP="00000000" w:rsidRDefault="00000000" w:rsidRPr="00000000" w14:paraId="000004D1">
            <w:pPr>
              <w:rPr/>
            </w:pPr>
            <w:r w:rsidDel="00000000" w:rsidR="00000000" w:rsidRPr="00000000">
              <w:rPr>
                <w:rtl w:val="0"/>
              </w:rPr>
              <w:t xml:space="preserve">=    a</w:t>
            </w:r>
            <w:r w:rsidDel="00000000" w:rsidR="00000000" w:rsidRPr="00000000">
              <w:rPr>
                <w:vertAlign w:val="superscript"/>
                <w:rtl w:val="0"/>
              </w:rPr>
              <w:t xml:space="preserve"> </w:t>
            </w:r>
            <w:r w:rsidDel="00000000" w:rsidR="00000000" w:rsidRPr="00000000">
              <w:rPr>
                <w:vertAlign w:val="subscript"/>
                <w:rtl w:val="0"/>
              </w:rPr>
              <w:t xml:space="preserve">i</w:t>
            </w:r>
            <w:r w:rsidDel="00000000" w:rsidR="00000000" w:rsidRPr="00000000">
              <w:rPr>
                <w:rtl w:val="0"/>
              </w:rPr>
              <w:t xml:space="preserve"> (KLOC) </w:t>
            </w:r>
            <w:r w:rsidDel="00000000" w:rsidR="00000000" w:rsidRPr="00000000">
              <w:rPr>
                <w:vertAlign w:val="superscript"/>
                <w:rtl w:val="0"/>
              </w:rPr>
              <w:t xml:space="preserve">b</w:t>
            </w:r>
            <w:r w:rsidDel="00000000" w:rsidR="00000000" w:rsidRPr="00000000">
              <w:rPr>
                <w:vertAlign w:val="subscript"/>
                <w:rtl w:val="0"/>
              </w:rPr>
              <w:t xml:space="preserve">i    </w:t>
            </w: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4D2">
            <w:pPr>
              <w:rPr/>
            </w:pPr>
            <w:r w:rsidDel="00000000" w:rsidR="00000000" w:rsidRPr="00000000">
              <w:rPr>
                <w:rtl w:val="0"/>
              </w:rPr>
            </w:r>
          </w:p>
        </w:tc>
        <w:tc>
          <w:tcPr/>
          <w:p w:rsidR="00000000" w:rsidDel="00000000" w:rsidP="00000000" w:rsidRDefault="00000000" w:rsidRPr="00000000" w14:paraId="000004D3">
            <w:pPr>
              <w:rPr>
                <w:vertAlign w:val="superscript"/>
              </w:rPr>
            </w:pPr>
            <w:r w:rsidDel="00000000" w:rsidR="00000000" w:rsidRPr="00000000">
              <w:rPr>
                <w:rtl w:val="0"/>
              </w:rPr>
              <w:t xml:space="preserve">= 3.2 (400K)</w:t>
            </w:r>
            <w:r w:rsidDel="00000000" w:rsidR="00000000" w:rsidRPr="00000000">
              <w:rPr>
                <w:vertAlign w:val="superscript"/>
                <w:rtl w:val="0"/>
              </w:rPr>
              <w:t xml:space="preserve">1.05</w:t>
            </w:r>
          </w:p>
        </w:tc>
      </w:tr>
      <w:tr>
        <w:trPr>
          <w:cantSplit w:val="0"/>
          <w:trHeight w:val="391" w:hRule="atLeast"/>
          <w:tblHeader w:val="0"/>
        </w:trPr>
        <w:tc>
          <w:tcPr/>
          <w:p w:rsidR="00000000" w:rsidDel="00000000" w:rsidP="00000000" w:rsidRDefault="00000000" w:rsidRPr="00000000" w14:paraId="000004D4">
            <w:pPr>
              <w:rPr/>
            </w:pPr>
            <w:r w:rsidDel="00000000" w:rsidR="00000000" w:rsidRPr="00000000">
              <w:rPr>
                <w:rtl w:val="0"/>
              </w:rPr>
            </w:r>
          </w:p>
        </w:tc>
        <w:tc>
          <w:tcPr/>
          <w:p w:rsidR="00000000" w:rsidDel="00000000" w:rsidP="00000000" w:rsidRDefault="00000000" w:rsidRPr="00000000" w14:paraId="000004D5">
            <w:pPr>
              <w:rPr/>
            </w:pPr>
            <w:r w:rsidDel="00000000" w:rsidR="00000000" w:rsidRPr="00000000">
              <w:rPr>
                <w:rtl w:val="0"/>
              </w:rPr>
              <w:t xml:space="preserve">= </w:t>
            </w:r>
            <w:r w:rsidDel="00000000" w:rsidR="00000000" w:rsidRPr="00000000">
              <w:rPr>
                <w:color w:val="202124"/>
                <w:highlight w:val="white"/>
                <w:rtl w:val="0"/>
              </w:rPr>
              <w:t xml:space="preserve">2740028.08309 per hour matrix </w:t>
            </w:r>
            <w:r w:rsidDel="00000000" w:rsidR="00000000" w:rsidRPr="00000000">
              <w:rPr>
                <w:rtl w:val="0"/>
              </w:rPr>
            </w:r>
          </w:p>
        </w:tc>
      </w:tr>
    </w:tbl>
    <w:p w:rsidR="00000000" w:rsidDel="00000000" w:rsidP="00000000" w:rsidRDefault="00000000" w:rsidRPr="00000000" w14:paraId="000004D6">
      <w:pPr>
        <w:ind w:left="360" w:firstLine="0"/>
        <w:rPr/>
      </w:pPr>
      <w:r w:rsidDel="00000000" w:rsidR="00000000" w:rsidRPr="00000000">
        <w:rPr>
          <w:rtl w:val="0"/>
        </w:rPr>
      </w:r>
    </w:p>
    <w:p w:rsidR="00000000" w:rsidDel="00000000" w:rsidP="00000000" w:rsidRDefault="00000000" w:rsidRPr="00000000" w14:paraId="000004D7">
      <w:pPr>
        <w:pStyle w:val="Heading1"/>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8">
      <w:pPr>
        <w:pStyle w:val="Heading1"/>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t>
      </w: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4D9">
      <w:pPr>
        <w:rPr>
          <w:i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DA">
      <w:pPr>
        <w:jc w:val="both"/>
        <w:rPr>
          <w:i w:val="1"/>
          <w:sz w:val="20"/>
          <w:szCs w:val="20"/>
        </w:rPr>
      </w:pPr>
      <w:r w:rsidDel="00000000" w:rsidR="00000000" w:rsidRPr="00000000">
        <w:rPr>
          <w:rtl w:val="0"/>
        </w:rPr>
      </w:r>
    </w:p>
    <w:tbl>
      <w:tblPr>
        <w:tblStyle w:val="Table29"/>
        <w:tblW w:w="8528.0" w:type="dxa"/>
        <w:jc w:val="center"/>
        <w:tblLayout w:type="fixed"/>
        <w:tblLook w:val="0000"/>
      </w:tblPr>
      <w:tblGrid>
        <w:gridCol w:w="1035"/>
        <w:gridCol w:w="2149"/>
        <w:gridCol w:w="3004"/>
        <w:gridCol w:w="2340"/>
        <w:tblGridChange w:id="0">
          <w:tblGrid>
            <w:gridCol w:w="1035"/>
            <w:gridCol w:w="2149"/>
            <w:gridCol w:w="3004"/>
            <w:gridCol w:w="2340"/>
          </w:tblGrid>
        </w:tblGridChange>
      </w:tblGrid>
      <w:tr>
        <w:trPr>
          <w:cantSplit w:val="1"/>
          <w:trHeight w:val="232" w:hRule="atLeast"/>
          <w:tblHeader w:val="1"/>
        </w:trPr>
        <w:tc>
          <w:tcPr>
            <w:tcBorders>
              <w:top w:color="c0c0c0" w:space="0" w:sz="8" w:val="single"/>
              <w:left w:color="c0c0c0" w:space="0" w:sz="8" w:val="single"/>
              <w:bottom w:color="c0c0c0" w:space="0" w:sz="8" w:val="single"/>
              <w:right w:color="c0c0c0" w:space="0" w:sz="8" w:val="single"/>
            </w:tcBorders>
            <w:shd w:fill="8c8c8c" w:val="clear"/>
            <w:vAlign w:val="center"/>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ffff"/>
                <w:sz w:val="16"/>
                <w:szCs w:val="16"/>
                <w:u w:val="none"/>
                <w:shd w:fill="auto" w:val="clear"/>
                <w:vertAlign w:val="baseline"/>
              </w:rPr>
            </w:pPr>
            <w:r w:rsidDel="00000000" w:rsidR="00000000" w:rsidRPr="00000000">
              <w:rPr>
                <w:b w:val="1"/>
                <w:i w:val="0"/>
                <w:smallCaps w:val="0"/>
                <w:strike w:val="0"/>
                <w:color w:val="ffffff"/>
                <w:sz w:val="16"/>
                <w:szCs w:val="16"/>
                <w:u w:val="none"/>
                <w:shd w:fill="auto" w:val="clear"/>
                <w:vertAlign w:val="baseline"/>
                <w:rtl w:val="0"/>
              </w:rPr>
              <w:t xml:space="preserve">Ref. No.</w:t>
            </w:r>
          </w:p>
        </w:tc>
        <w:tc>
          <w:tcPr>
            <w:tcBorders>
              <w:top w:color="c0c0c0" w:space="0" w:sz="8" w:val="single"/>
              <w:left w:color="c0c0c0" w:space="0" w:sz="8" w:val="single"/>
              <w:bottom w:color="c0c0c0" w:space="0" w:sz="8" w:val="single"/>
              <w:right w:color="c0c0c0" w:space="0" w:sz="8" w:val="single"/>
            </w:tcBorders>
            <w:shd w:fill="8c8c8c" w:val="clear"/>
            <w:vAlign w:val="center"/>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ffff"/>
                <w:sz w:val="16"/>
                <w:szCs w:val="16"/>
                <w:u w:val="none"/>
                <w:shd w:fill="auto" w:val="clear"/>
                <w:vertAlign w:val="baseline"/>
              </w:rPr>
            </w:pPr>
            <w:r w:rsidDel="00000000" w:rsidR="00000000" w:rsidRPr="00000000">
              <w:rPr>
                <w:b w:val="1"/>
                <w:i w:val="0"/>
                <w:smallCaps w:val="0"/>
                <w:strike w:val="0"/>
                <w:color w:val="ffffff"/>
                <w:sz w:val="16"/>
                <w:szCs w:val="16"/>
                <w:u w:val="none"/>
                <w:shd w:fill="auto" w:val="clear"/>
                <w:vertAlign w:val="baseline"/>
                <w:rtl w:val="0"/>
              </w:rPr>
              <w:t xml:space="preserve">Document Title</w:t>
            </w:r>
          </w:p>
        </w:tc>
        <w:tc>
          <w:tcPr>
            <w:tcBorders>
              <w:top w:color="c0c0c0" w:space="0" w:sz="8" w:val="single"/>
              <w:left w:color="c0c0c0" w:space="0" w:sz="8" w:val="single"/>
              <w:bottom w:color="c0c0c0" w:space="0" w:sz="8" w:val="single"/>
              <w:right w:color="c0c0c0" w:space="0" w:sz="8" w:val="single"/>
            </w:tcBorders>
            <w:shd w:fill="8c8c8c" w:val="clear"/>
            <w:vAlign w:val="cente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ffff"/>
                <w:sz w:val="16"/>
                <w:szCs w:val="16"/>
                <w:u w:val="none"/>
                <w:shd w:fill="auto" w:val="clear"/>
                <w:vertAlign w:val="baseline"/>
              </w:rPr>
            </w:pPr>
            <w:r w:rsidDel="00000000" w:rsidR="00000000" w:rsidRPr="00000000">
              <w:rPr>
                <w:b w:val="1"/>
                <w:i w:val="0"/>
                <w:smallCaps w:val="0"/>
                <w:strike w:val="0"/>
                <w:color w:val="ffffff"/>
                <w:sz w:val="16"/>
                <w:szCs w:val="16"/>
                <w:u w:val="none"/>
                <w:shd w:fill="auto" w:val="clear"/>
                <w:vertAlign w:val="baseline"/>
                <w:rtl w:val="0"/>
              </w:rPr>
              <w:t xml:space="preserve">Date of Release/ Publication</w:t>
            </w:r>
          </w:p>
        </w:tc>
        <w:tc>
          <w:tcPr>
            <w:tcBorders>
              <w:top w:color="c0c0c0" w:space="0" w:sz="8" w:val="single"/>
              <w:left w:color="c0c0c0" w:space="0" w:sz="8" w:val="single"/>
              <w:bottom w:color="c0c0c0" w:space="0" w:sz="8" w:val="single"/>
              <w:right w:color="c0c0c0" w:space="0" w:sz="8" w:val="single"/>
            </w:tcBorders>
            <w:shd w:fill="8c8c8c" w:val="clear"/>
            <w:vAlign w:val="center"/>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ffffff"/>
                <w:sz w:val="16"/>
                <w:szCs w:val="16"/>
                <w:u w:val="none"/>
                <w:shd w:fill="auto" w:val="clear"/>
                <w:vertAlign w:val="baseline"/>
              </w:rPr>
            </w:pPr>
            <w:r w:rsidDel="00000000" w:rsidR="00000000" w:rsidRPr="00000000">
              <w:rPr>
                <w:b w:val="1"/>
                <w:i w:val="0"/>
                <w:smallCaps w:val="0"/>
                <w:strike w:val="0"/>
                <w:color w:val="ffffff"/>
                <w:sz w:val="16"/>
                <w:szCs w:val="16"/>
                <w:u w:val="none"/>
                <w:shd w:fill="auto" w:val="clear"/>
                <w:vertAlign w:val="baseline"/>
                <w:rtl w:val="0"/>
              </w:rPr>
              <w:t xml:space="preserve">Document Source</w:t>
            </w:r>
          </w:p>
        </w:tc>
      </w:tr>
      <w:tr>
        <w:trPr>
          <w:cantSplit w:val="1"/>
          <w:tblHeader w:val="0"/>
        </w:trPr>
        <w:tc>
          <w:tcPr>
            <w:tcBorders>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16"/>
                <w:szCs w:val="16"/>
                <w:u w:val="none"/>
                <w:shd w:fill="auto" w:val="clear"/>
                <w:vertAlign w:val="baseline"/>
              </w:rPr>
            </w:pPr>
            <w:r w:rsidDel="00000000" w:rsidR="00000000" w:rsidRPr="00000000">
              <w:rPr>
                <w:i w:val="0"/>
                <w:smallCaps w:val="0"/>
                <w:strike w:val="0"/>
                <w:color w:val="000000"/>
                <w:sz w:val="16"/>
                <w:szCs w:val="16"/>
                <w:u w:val="none"/>
                <w:shd w:fill="auto" w:val="clear"/>
                <w:vertAlign w:val="baseline"/>
                <w:rtl w:val="0"/>
              </w:rPr>
              <w:t xml:space="preserve">PGBH01-2003-Proposal</w:t>
            </w:r>
          </w:p>
        </w:tc>
        <w:tc>
          <w:tcPr>
            <w:tcBorders>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16"/>
                <w:szCs w:val="16"/>
                <w:u w:val="none"/>
                <w:shd w:fill="auto" w:val="clear"/>
                <w:vertAlign w:val="baseline"/>
              </w:rPr>
            </w:pPr>
            <w:r w:rsidDel="00000000" w:rsidR="00000000" w:rsidRPr="00000000">
              <w:rPr>
                <w:i w:val="0"/>
                <w:smallCaps w:val="0"/>
                <w:strike w:val="0"/>
                <w:color w:val="000000"/>
                <w:sz w:val="16"/>
                <w:szCs w:val="16"/>
                <w:u w:val="none"/>
                <w:shd w:fill="auto" w:val="clear"/>
                <w:vertAlign w:val="baseline"/>
                <w:rtl w:val="0"/>
              </w:rPr>
              <w:t xml:space="preserve">Project Proposal</w:t>
            </w:r>
          </w:p>
        </w:tc>
        <w:tc>
          <w:tcPr>
            <w:tcBorders>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16"/>
                <w:szCs w:val="16"/>
                <w:u w:val="none"/>
                <w:shd w:fill="auto" w:val="clear"/>
                <w:vertAlign w:val="baseline"/>
              </w:rPr>
            </w:pPr>
            <w:r w:rsidDel="00000000" w:rsidR="00000000" w:rsidRPr="00000000">
              <w:rPr>
                <w:i w:val="0"/>
                <w:smallCaps w:val="0"/>
                <w:strike w:val="0"/>
                <w:color w:val="000000"/>
                <w:sz w:val="16"/>
                <w:szCs w:val="16"/>
                <w:u w:val="none"/>
                <w:shd w:fill="auto" w:val="clear"/>
                <w:vertAlign w:val="baseline"/>
                <w:rtl w:val="0"/>
              </w:rPr>
              <w:t xml:space="preserve">JAN 10, 2021</w:t>
            </w:r>
          </w:p>
        </w:tc>
        <w:tc>
          <w:tcPr>
            <w:tcBorders>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BE SAFE BE SECURE</w:t>
            </w:r>
          </w:p>
          <w:p w:rsidR="00000000" w:rsidDel="00000000" w:rsidP="00000000" w:rsidRDefault="00000000" w:rsidRPr="00000000" w14:paraId="000004E3">
            <w:pPr>
              <w:rPr>
                <w:sz w:val="18"/>
                <w:szCs w:val="18"/>
              </w:rPr>
            </w:pPr>
            <w:r w:rsidDel="00000000" w:rsidR="00000000" w:rsidRPr="00000000">
              <w:rPr>
                <w:sz w:val="18"/>
                <w:szCs w:val="18"/>
                <w:rtl w:val="0"/>
              </w:rPr>
              <w:t xml:space="preserve">File compiled by group members.</w:t>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500">
      <w:pPr>
        <w:pBdr>
          <w:bottom w:color="000000" w:space="1" w:sz="4" w:val="single"/>
        </w:pBdr>
        <w:jc w:val="left"/>
        <w:rPr/>
      </w:pPr>
      <w:r w:rsidDel="00000000" w:rsidR="00000000" w:rsidRPr="00000000">
        <w:rPr>
          <w:rtl w:val="0"/>
        </w:rPr>
      </w:r>
    </w:p>
    <w:p w:rsidR="00000000" w:rsidDel="00000000" w:rsidP="00000000" w:rsidRDefault="00000000" w:rsidRPr="00000000" w14:paraId="00000501">
      <w:pPr>
        <w:pBdr>
          <w:bottom w:color="000000" w:space="1" w:sz="4" w:val="single"/>
        </w:pBdr>
        <w:jc w:val="center"/>
        <w:rPr/>
      </w:pPr>
      <w:r w:rsidDel="00000000" w:rsidR="00000000" w:rsidRPr="00000000">
        <w:rPr>
          <w:rtl w:val="0"/>
        </w:rPr>
      </w:r>
    </w:p>
    <w:sectPr>
      <w:headerReference r:id="rId27" w:type="default"/>
      <w:footerReference r:id="rId28" w:type="default"/>
      <w:pgSz w:h="15840" w:w="12240" w:orient="portrait"/>
      <w:pgMar w:bottom="1152" w:top="1080" w:left="1440" w:right="171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Verdana"/>
  <w:font w:name="Times New Roman"/>
  <w:font w:name="Courier New"/>
  <w:font w:name="Tahoma">
    <w:embedRegular w:fontKey="{00000000-0000-0000-0000-000000000000}" r:id="rId1" w:subsetted="0"/>
    <w:embedBold w:fontKey="{00000000-0000-0000-0000-000000000000}" r:id="rId2" w:subsetted="0"/>
  </w:font>
  <w:font w:name="Noto Sans Symbols"/>
  <w:font w:name="Arial Black">
    <w:embedRegular w:fontKey="{00000000-0000-0000-0000-000000000000}" r:id="rId3" w:subsetted="0"/>
  </w:font>
  <w:font w:name="Merriweather Black">
    <w:embedBold w:fontKey="{00000000-0000-0000-0000-000000000000}" r:id="rId4" w:subsetted="0"/>
    <w:embedBoldItalic w:fontKey="{00000000-0000-0000-0000-000000000000}" r:id="rId5" w:subsetted="0"/>
  </w:font>
  <w:font w:name="Merriweather">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pos="4320"/>
        <w:tab w:val="right" w:pos="8640"/>
        <w:tab w:val="center" w:pos="5220"/>
        <w:tab w:val="right" w:pos="9360"/>
        <w:tab w:val="right" w:pos="10350"/>
      </w:tabs>
      <w:spacing w:after="0" w:before="0" w:line="240"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 w:val="right" w:pos="88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Sept. 15, 2003</w:t>
      <w:tab/>
      <w:t xml:space="preserve">                                                                                                                                                     Page </w:t>
    </w:r>
    <w:r w:rsidDel="00000000" w:rsidR="00000000" w:rsidRPr="00000000">
      <w:rPr>
        <w:rFonts w:ascii="Tahoma" w:cs="Tahoma" w:eastAsia="Tahoma" w:hAnsi="Tahoma"/>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 of </w:t>
    </w:r>
    <w:r w:rsidDel="00000000" w:rsidR="00000000" w:rsidRPr="00000000">
      <w:rPr>
        <w:rFonts w:ascii="Tahoma" w:cs="Tahoma" w:eastAsia="Tahoma" w:hAnsi="Tahoma"/>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pos="4320"/>
        <w:tab w:val="right" w:pos="8640"/>
        <w:tab w:val="center" w:pos="5220"/>
        <w:tab w:val="right" w:pos="9360"/>
        <w:tab w:val="right" w:pos="10350"/>
      </w:tabs>
      <w:spacing w:after="0" w:before="0" w:line="240"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&lt;Project code&gt;</w:t>
      <w:tab/>
      <w:t xml:space="preserve">Functional Specifications Document</w:t>
      <w:tab/>
      <w:t xml:space="preserve">        &lt;Version x&gt;</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1"/>
        <w:i w:val="0"/>
        <w:smallCaps w:val="0"/>
        <w:strike w:val="0"/>
        <w:color w:val="ffffff"/>
        <w:sz w:val="16"/>
        <w:szCs w:val="16"/>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widowControl w:val="0"/>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spacing w:after="60" w:before="240" w:lineRule="auto"/>
    </w:pPr>
    <w:rPr>
      <w:b w:val="1"/>
      <w:sz w:val="28"/>
      <w:szCs w:val="28"/>
    </w:rPr>
  </w:style>
  <w:style w:type="paragraph" w:styleId="Heading4">
    <w:name w:val="heading 4"/>
    <w:basedOn w:val="Normal"/>
    <w:next w:val="Normal"/>
    <w:pPr>
      <w:keepNext w:val="1"/>
      <w:ind w:left="864" w:hanging="864"/>
    </w:pPr>
    <w:rPr>
      <w:b w:val="1"/>
    </w:rPr>
  </w:style>
  <w:style w:type="paragraph" w:styleId="Heading5">
    <w:name w:val="heading 5"/>
    <w:basedOn w:val="Normal"/>
    <w:next w:val="Normal"/>
    <w:pPr>
      <w:keepNext w:val="1"/>
      <w:ind w:left="1008" w:hanging="1008"/>
    </w:pPr>
    <w:rPr>
      <w:b w:val="1"/>
    </w:rPr>
  </w:style>
  <w:style w:type="paragraph" w:styleId="Heading6">
    <w:name w:val="heading 6"/>
    <w:basedOn w:val="Normal"/>
    <w:next w:val="Normal"/>
    <w:pPr>
      <w:keepNext w:val="1"/>
      <w:ind w:left="1152" w:hanging="1152"/>
      <w:jc w:val="center"/>
    </w:pPr>
    <w:rPr>
      <w:b w:val="1"/>
      <w:sz w:val="72"/>
      <w:szCs w:val="72"/>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Normal" w:default="1">
    <w:name w:val="Normal"/>
    <w:qFormat w:val="1"/>
    <w:rPr>
      <w:sz w:val="24"/>
      <w:szCs w:val="24"/>
    </w:rPr>
  </w:style>
  <w:style w:type="paragraph" w:styleId="Heading1">
    <w:name w:val="heading 1"/>
    <w:basedOn w:val="Normal"/>
    <w:qFormat w:val="1"/>
    <w:pPr>
      <w:keepNext w:val="1"/>
      <w:spacing w:after="60" w:before="240"/>
      <w:outlineLvl w:val="0"/>
    </w:pPr>
    <w:rPr>
      <w:rFonts w:ascii="Arial" w:cs="Arial" w:hAnsi="Arial"/>
      <w:b w:val="1"/>
      <w:bCs w:val="1"/>
      <w:kern w:val="32"/>
      <w:sz w:val="32"/>
      <w:szCs w:val="32"/>
    </w:rPr>
  </w:style>
  <w:style w:type="paragraph" w:styleId="Heading2">
    <w:name w:val="heading 2"/>
    <w:basedOn w:val="Normal"/>
    <w:qFormat w:val="1"/>
    <w:pPr>
      <w:keepNext w:val="1"/>
      <w:keepLines w:val="1"/>
      <w:widowControl w:val="0"/>
      <w:spacing w:before="40"/>
      <w:outlineLvl w:val="1"/>
    </w:pPr>
    <w:rPr>
      <w:rFonts w:ascii="Calibri Light" w:hAnsi="Calibri Light"/>
      <w:color w:val="2e74b5"/>
      <w:sz w:val="26"/>
      <w:szCs w:val="26"/>
    </w:rPr>
  </w:style>
  <w:style w:type="paragraph" w:styleId="Heading3">
    <w:name w:val="heading 3"/>
    <w:basedOn w:val="Normal"/>
    <w:qFormat w:val="1"/>
    <w:pPr>
      <w:keepNext w:val="1"/>
      <w:spacing w:after="60" w:before="240"/>
      <w:outlineLvl w:val="2"/>
    </w:pPr>
    <w:rPr>
      <w:b w:val="1"/>
      <w:bCs w:val="1"/>
      <w:sz w:val="28"/>
      <w:szCs w:val="26"/>
    </w:rPr>
  </w:style>
  <w:style w:type="paragraph" w:styleId="Heading4">
    <w:name w:val="heading 4"/>
    <w:basedOn w:val="Normal"/>
    <w:next w:val="Normal"/>
    <w:qFormat w:val="1"/>
    <w:pPr>
      <w:keepNext w:val="1"/>
      <w:numPr>
        <w:ilvl w:val="3"/>
        <w:numId w:val="3"/>
      </w:numPr>
      <w:outlineLvl w:val="3"/>
    </w:pPr>
    <w:rPr>
      <w:b w:val="1"/>
      <w:bCs w:val="1"/>
    </w:rPr>
  </w:style>
  <w:style w:type="paragraph" w:styleId="Heading5">
    <w:name w:val="heading 5"/>
    <w:basedOn w:val="Normal"/>
    <w:next w:val="Normal"/>
    <w:qFormat w:val="1"/>
    <w:pPr>
      <w:keepNext w:val="1"/>
      <w:numPr>
        <w:ilvl w:val="4"/>
        <w:numId w:val="3"/>
      </w:numPr>
      <w:outlineLvl w:val="4"/>
    </w:pPr>
    <w:rPr>
      <w:b w:val="1"/>
      <w:bCs w:val="1"/>
    </w:rPr>
  </w:style>
  <w:style w:type="paragraph" w:styleId="Heading6">
    <w:name w:val="heading 6"/>
    <w:basedOn w:val="Normal"/>
    <w:next w:val="Normal"/>
    <w:qFormat w:val="1"/>
    <w:pPr>
      <w:keepNext w:val="1"/>
      <w:numPr>
        <w:ilvl w:val="5"/>
        <w:numId w:val="3"/>
      </w:numPr>
      <w:jc w:val="center"/>
      <w:outlineLvl w:val="5"/>
    </w:pPr>
    <w:rPr>
      <w:b w:val="1"/>
      <w:bCs w:val="1"/>
      <w:sz w:val="72"/>
    </w:rPr>
  </w:style>
  <w:style w:type="paragraph" w:styleId="Heading7">
    <w:name w:val="heading 7"/>
    <w:basedOn w:val="Normal"/>
    <w:next w:val="Normal"/>
    <w:qFormat w:val="1"/>
    <w:pPr>
      <w:numPr>
        <w:ilvl w:val="6"/>
        <w:numId w:val="3"/>
      </w:numPr>
      <w:spacing w:after="60" w:before="240"/>
      <w:outlineLvl w:val="6"/>
    </w:pPr>
  </w:style>
  <w:style w:type="paragraph" w:styleId="Heading8">
    <w:name w:val="heading 8"/>
    <w:basedOn w:val="Normal"/>
    <w:next w:val="Normal"/>
    <w:qFormat w:val="1"/>
    <w:pPr>
      <w:numPr>
        <w:ilvl w:val="7"/>
        <w:numId w:val="3"/>
      </w:numPr>
      <w:spacing w:after="60" w:before="240"/>
      <w:outlineLvl w:val="7"/>
    </w:pPr>
    <w:rPr>
      <w:i w:val="1"/>
      <w:iCs w:val="1"/>
    </w:rPr>
  </w:style>
  <w:style w:type="paragraph" w:styleId="Heading9">
    <w:name w:val="heading 9"/>
    <w:basedOn w:val="Normal"/>
    <w:next w:val="Normal"/>
    <w:qFormat w:val="1"/>
    <w:pPr>
      <w:numPr>
        <w:ilvl w:val="8"/>
        <w:numId w:val="3"/>
      </w:num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RSH2" w:customStyle="1">
    <w:name w:val="SRSH2"/>
    <w:basedOn w:val="Heading2"/>
    <w:pPr>
      <w:numPr>
        <w:ilvl w:val="1"/>
        <w:numId w:val="2"/>
      </w:numPr>
    </w:pPr>
    <w:rPr>
      <w:rFonts w:ascii="Times New Roman" w:hAnsi="Times New Roman"/>
      <w:sz w:val="24"/>
    </w:rPr>
  </w:style>
  <w:style w:type="paragraph" w:styleId="SRSH1" w:customStyle="1">
    <w:name w:val="SRSH1"/>
    <w:basedOn w:val="Heading1"/>
    <w:pPr>
      <w:numPr>
        <w:numId w:val="1"/>
      </w:numPr>
    </w:pPr>
    <w:rPr>
      <w:rFonts w:ascii="Verdana" w:cs="Times New Roman" w:hAnsi="Verdana"/>
      <w:sz w:val="22"/>
    </w:rPr>
  </w:style>
  <w:style w:type="paragraph" w:styleId="ListBulletFirstItem" w:customStyle="1">
    <w:name w:val="List Bullet First Item"/>
    <w:basedOn w:val="Normal"/>
    <w:pPr>
      <w:numPr>
        <w:numId w:val="7"/>
      </w:numPr>
      <w:spacing w:before="120"/>
    </w:pPr>
    <w:rPr>
      <w:rFonts w:ascii="Verdana" w:hAnsi="Verdana"/>
      <w:sz w:val="20"/>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val="1"/>
    <w:pPr>
      <w:spacing w:after="60" w:before="240"/>
      <w:jc w:val="center"/>
      <w:outlineLvl w:val="0"/>
    </w:pPr>
    <w:rPr>
      <w:rFonts w:ascii="Arial" w:cs="Arial" w:hAnsi="Arial"/>
      <w:b w:val="1"/>
      <w:bCs w:val="1"/>
      <w:kern w:val="28"/>
      <w:sz w:val="32"/>
      <w:szCs w:val="32"/>
    </w:rPr>
  </w:style>
  <w:style w:type="paragraph" w:styleId="doctitle" w:customStyle="1">
    <w:name w:val="doctitle"/>
    <w:basedOn w:val="Normal"/>
    <w:pPr>
      <w:spacing w:after="240" w:before="720"/>
      <w:jc w:val="center"/>
    </w:pPr>
    <w:rPr>
      <w:rFonts w:ascii="Century Gothic" w:hAnsi="Century Gothic"/>
      <w:b w:val="1"/>
      <w:bCs w:val="1"/>
      <w:sz w:val="72"/>
    </w:rPr>
  </w:style>
  <w:style w:type="paragraph" w:styleId="special" w:customStyle="1">
    <w:name w:val="special"/>
    <w:basedOn w:val="doctitle"/>
    <w:pPr>
      <w:spacing w:after="0" w:before="0"/>
      <w:jc w:val="left"/>
    </w:pPr>
    <w:rPr>
      <w:rFonts w:ascii="Arial" w:hAnsi="Arial"/>
      <w:sz w:val="28"/>
      <w14:shadow w14:blurRad="50800" w14:sx="100000" w14:algn="tl" w14:dir="2700000" w14:dist="38100" w14:sy="100000">
        <w14:srgbClr w14:val="000000">
          <w14:alpha w14:val="60000"/>
        </w14:srgbClr>
      </w14:shadow>
    </w:rPr>
  </w:style>
  <w:style w:type="paragraph" w:styleId="BodyText3">
    <w:name w:val="Body Text 3"/>
    <w:basedOn w:val="Normal"/>
    <w:rPr>
      <w:sz w:val="20"/>
    </w:rPr>
  </w:style>
  <w:style w:type="paragraph" w:styleId="TableEntry" w:customStyle="1">
    <w:name w:val="Table Entry"/>
    <w:basedOn w:val="Normal"/>
    <w:rPr>
      <w:rFonts w:ascii="Verdana" w:hAnsi="Verdana"/>
      <w:color w:val="000000"/>
      <w:sz w:val="16"/>
      <w:szCs w:val="20"/>
    </w:rPr>
  </w:style>
  <w:style w:type="paragraph" w:styleId="TableHeading" w:customStyle="1">
    <w:name w:val="Table Heading"/>
    <w:basedOn w:val="TableEntry"/>
    <w:rPr>
      <w:rFonts w:ascii="Times New Roman" w:hAnsi="Times New Roman"/>
      <w:b w:val="1"/>
      <w:color w:val="ffffff"/>
    </w:rPr>
  </w:style>
  <w:style w:type="paragraph" w:styleId="TOC1">
    <w:name w:val="toc 1"/>
    <w:basedOn w:val="Normal"/>
    <w:pPr>
      <w:spacing w:after="120" w:before="240"/>
    </w:pPr>
    <w:rPr>
      <w:b w:val="1"/>
      <w:bCs w:val="1"/>
    </w:rPr>
  </w:style>
  <w:style w:type="paragraph" w:styleId="TOC3">
    <w:name w:val="toc 3"/>
    <w:basedOn w:val="Normal"/>
    <w:pPr>
      <w:tabs>
        <w:tab w:val="left" w:pos="1440"/>
        <w:tab w:val="right" w:leader="dot" w:pos="9340"/>
      </w:tabs>
      <w:ind w:left="720" w:hanging="240"/>
    </w:pPr>
    <w:rPr>
      <w:sz w:val="20"/>
    </w:rPr>
  </w:style>
  <w:style w:type="paragraph" w:styleId="h1" w:customStyle="1">
    <w:name w:val="h1"/>
    <w:basedOn w:val="Normal"/>
    <w:rPr>
      <w:rFonts w:ascii="Arial" w:hAnsi="Arial"/>
      <w:b w:val="1"/>
      <w:sz w:val="28"/>
    </w:rPr>
  </w:style>
  <w:style w:type="paragraph" w:styleId="H2" w:customStyle="1">
    <w:name w:val="H2"/>
    <w:basedOn w:val="Normal"/>
    <w:rPr>
      <w:b w:val="1"/>
      <w:sz w:val="28"/>
    </w:rPr>
  </w:style>
  <w:style w:type="paragraph" w:styleId="BodyText">
    <w:name w:val="Body Text"/>
    <w:basedOn w:val="Normal"/>
    <w:link w:val="BodyTextChar"/>
    <w:pPr>
      <w:jc w:val="center"/>
    </w:pPr>
  </w:style>
  <w:style w:type="paragraph" w:styleId="BodyTextIndent2">
    <w:name w:val="Body Text Indent 2"/>
    <w:basedOn w:val="Normal"/>
    <w:pPr>
      <w:ind w:left="360"/>
      <w:jc w:val="both"/>
    </w:pPr>
    <w:rPr>
      <w:i w:val="1"/>
      <w:sz w:val="20"/>
    </w:rPr>
  </w:style>
  <w:style w:type="character" w:styleId="Strong">
    <w:name w:val="Strong"/>
    <w:uiPriority w:val="22"/>
    <w:qFormat w:val="1"/>
    <w:rPr>
      <w:rFonts w:ascii="Times New Roman" w:cs="Times New Roman" w:eastAsia="Times New Roman" w:hAnsi="Times New Roman"/>
      <w:b w:val="1"/>
      <w:bCs w:val="1"/>
    </w:rPr>
  </w:style>
  <w:style w:type="paragraph" w:styleId="BodyText2">
    <w:name w:val="Body Text 2"/>
    <w:basedOn w:val="Normal"/>
    <w:rPr>
      <w:i w:val="1"/>
      <w:iCs w:val="1"/>
    </w:rPr>
  </w:style>
  <w:style w:type="paragraph" w:styleId="Subtitle">
    <w:name w:val="Subtitle"/>
    <w:basedOn w:val="Normal"/>
    <w:qFormat w:val="1"/>
    <w:pPr>
      <w:keepNext w:val="1"/>
      <w:spacing w:after="60" w:before="240"/>
      <w:jc w:val="both"/>
    </w:pPr>
    <w:rPr>
      <w:rFonts w:ascii="Verdana" w:hAnsi="Verdana"/>
      <w:b w:val="1"/>
      <w:szCs w:val="20"/>
    </w:rPr>
  </w:style>
  <w:style w:type="paragraph" w:styleId="ListParagraph">
    <w:name w:val="List Paragraph"/>
    <w:basedOn w:val="Normal"/>
    <w:uiPriority w:val="34"/>
    <w:qFormat w:val="1"/>
    <w:pPr>
      <w:ind w:left="720"/>
    </w:pPr>
  </w:style>
  <w:style w:type="paragraph" w:styleId="NormalWeb">
    <w:name w:val="Normal (Web)"/>
    <w:basedOn w:val="Normal"/>
    <w:pPr>
      <w:spacing w:after="100" w:afterAutospacing="1" w:before="100" w:beforeAutospacing="1"/>
    </w:pPr>
    <w:rPr>
      <w:sz w:val="16"/>
      <w:szCs w:val="16"/>
    </w:rPr>
  </w:style>
  <w:style w:type="paragraph" w:styleId="title2" w:customStyle="1">
    <w:name w:val="title 2"/>
    <w:basedOn w:val="Normal"/>
    <w:rPr>
      <w:b w:val="1"/>
      <w:i w:val="1"/>
      <w:sz w:val="20"/>
    </w:rPr>
  </w:style>
  <w:style w:type="paragraph" w:styleId="BodyTextIndent3">
    <w:name w:val="Body Text Indent 3"/>
    <w:basedOn w:val="Normal"/>
    <w:pPr>
      <w:ind w:left="390"/>
      <w:jc w:val="both"/>
    </w:pPr>
    <w:rPr>
      <w:i w:val="1"/>
      <w:sz w:val="20"/>
    </w:rPr>
  </w:style>
  <w:style w:type="character" w:styleId="PageNumber">
    <w:name w:val="page number"/>
    <w:rPr>
      <w:rFonts w:ascii="Times New Roman" w:cs="Times New Roman" w:eastAsia="Times New Roman" w:hAnsi="Times New Roman"/>
    </w:rPr>
  </w:style>
  <w:style w:type="paragraph" w:styleId="TOC2">
    <w:name w:val="toc 2"/>
    <w:basedOn w:val="Normal"/>
    <w:pPr>
      <w:spacing w:after="100"/>
      <w:ind w:left="200"/>
    </w:pPr>
    <w:rPr>
      <w:sz w:val="21"/>
    </w:rPr>
  </w:style>
  <w:style w:type="paragraph" w:styleId="TOC4">
    <w:name w:val="toc 4"/>
    <w:basedOn w:val="Normal"/>
    <w:next w:val="Normal"/>
    <w:pPr>
      <w:ind w:left="720"/>
    </w:pPr>
  </w:style>
  <w:style w:type="paragraph" w:styleId="TOC5">
    <w:name w:val="toc 5"/>
    <w:basedOn w:val="Normal"/>
    <w:next w:val="Normal"/>
    <w:pPr>
      <w:ind w:left="960"/>
    </w:pPr>
  </w:style>
  <w:style w:type="paragraph" w:styleId="TOC6">
    <w:name w:val="toc 6"/>
    <w:basedOn w:val="Normal"/>
    <w:next w:val="Normal"/>
    <w:pPr>
      <w:ind w:left="1200"/>
    </w:pPr>
  </w:style>
  <w:style w:type="paragraph" w:styleId="TOC7">
    <w:name w:val="toc 7"/>
    <w:basedOn w:val="Normal"/>
    <w:next w:val="Normal"/>
    <w:pPr>
      <w:ind w:left="1440"/>
    </w:pPr>
  </w:style>
  <w:style w:type="paragraph" w:styleId="TOC8">
    <w:name w:val="toc 8"/>
    <w:basedOn w:val="Normal"/>
    <w:next w:val="Normal"/>
    <w:pPr>
      <w:ind w:left="1680"/>
    </w:pPr>
  </w:style>
  <w:style w:type="paragraph" w:styleId="TOC9">
    <w:name w:val="toc 9"/>
    <w:basedOn w:val="Normal"/>
    <w:next w:val="Normal"/>
    <w:pPr>
      <w:ind w:left="1920"/>
    </w:pPr>
  </w:style>
  <w:style w:type="character" w:styleId="Hyperlink">
    <w:name w:val="Hyperlink"/>
    <w:rPr>
      <w:rFonts w:ascii="Times New Roman" w:cs="Times New Roman" w:eastAsia="Times New Roman" w:hAnsi="Times New Roman"/>
      <w:color w:val="0000ff"/>
      <w:u w:val="single"/>
    </w:rPr>
  </w:style>
  <w:style w:type="paragraph" w:styleId="BodyTextIndent">
    <w:name w:val="Body Text Indent"/>
    <w:basedOn w:val="Normal"/>
    <w:pPr>
      <w:ind w:left="360"/>
    </w:pPr>
  </w:style>
  <w:style w:type="paragraph" w:styleId="title1" w:customStyle="1">
    <w:name w:val="title1"/>
    <w:basedOn w:val="Normal"/>
    <w:pPr>
      <w:jc w:val="center"/>
    </w:pPr>
  </w:style>
  <w:style w:type="paragraph" w:styleId="H3" w:customStyle="1">
    <w:name w:val="H3"/>
    <w:basedOn w:val="Normal"/>
    <w:rPr>
      <w:b w:val="1"/>
    </w:rPr>
  </w:style>
  <w:style w:type="character" w:styleId="FollowedHyperlink">
    <w:name w:val="FollowedHyperlink"/>
    <w:rPr>
      <w:rFonts w:ascii="Times New Roman" w:cs="Times New Roman" w:eastAsia="Times New Roman" w:hAnsi="Times New Roman"/>
      <w:color w:val="800080"/>
      <w:u w:val="single"/>
    </w:rPr>
  </w:style>
  <w:style w:type="character" w:styleId="HTMLVariable">
    <w:name w:val="HTML Variable"/>
    <w:rPr>
      <w:rFonts w:ascii="Times New Roman" w:cs="Times New Roman" w:eastAsia="Times New Roman" w:hAnsi="Times New Roman"/>
      <w:i w:val="1"/>
      <w:iCs w:val="1"/>
    </w:rPr>
  </w:style>
  <w:style w:type="character" w:styleId="BalloonTextChar" w:customStyle="1">
    <w:name w:val="Balloon Text Char"/>
    <w:link w:val="BalloonText"/>
    <w:rPr>
      <w:rFonts w:ascii="Tahoma" w:cs="Tahoma" w:eastAsia="Times New Roman" w:hAnsi="Tahoma"/>
      <w:sz w:val="16"/>
      <w:szCs w:val="16"/>
    </w:rPr>
  </w:style>
  <w:style w:type="paragraph" w:styleId="BalloonText">
    <w:name w:val="Balloon Text"/>
    <w:basedOn w:val="Normal"/>
    <w:link w:val="BalloonTextChar"/>
    <w:rPr>
      <w:rFonts w:ascii="Tahoma" w:cs="Tahoma" w:hAnsi="Tahoma"/>
      <w:sz w:val="16"/>
      <w:szCs w:val="16"/>
    </w:rPr>
  </w:style>
  <w:style w:type="paragraph" w:styleId="Booknormal" w:customStyle="1">
    <w:name w:val="&quot;Booknormal&quot;"/>
    <w:basedOn w:val="Normal"/>
    <w:rPr>
      <w:sz w:val="20"/>
    </w:rPr>
  </w:style>
  <w:style w:type="paragraph" w:styleId="figure-text" w:customStyle="1">
    <w:name w:val="&quot;figure-text&quot;"/>
    <w:basedOn w:val="Normal"/>
    <w:pPr>
      <w:spacing w:after="100" w:afterAutospacing="1" w:before="100" w:beforeAutospacing="1"/>
    </w:pPr>
    <w:rPr>
      <w:rFonts w:ascii="Times" w:hAnsi="Times"/>
      <w:sz w:val="20"/>
      <w:szCs w:val="20"/>
    </w:rPr>
  </w:style>
  <w:style w:type="paragraph" w:styleId="Instructions" w:customStyle="1">
    <w:name w:val="&quot;Instructions&quot;"/>
    <w:basedOn w:val="Normal"/>
    <w:pPr>
      <w:pBdr>
        <w:top w:color="2f5496" w:space="1" w:sz="6" w:val="single"/>
        <w:left w:color="2f5496" w:space="4" w:sz="6" w:val="single"/>
        <w:bottom w:color="2f5496" w:space="1" w:sz="6" w:val="single"/>
        <w:right w:color="2f5496" w:space="4" w:sz="6" w:val="single"/>
      </w:pBdr>
      <w:shd w:color="ffffcc" w:fill="ffffcc" w:val="thinDiagCross"/>
      <w:spacing w:before="120"/>
      <w:ind w:left="284" w:right="284"/>
    </w:pPr>
    <w:rPr>
      <w:rFonts w:ascii="Calibri" w:eastAsia="Calibri" w:hAnsi="Calibri"/>
      <w:i w:val="1"/>
      <w:color w:val="5b9bd5"/>
      <w:szCs w:val="22"/>
      <w:lang w:val="en-CA"/>
    </w:rPr>
  </w:style>
  <w:style w:type="paragraph" w:styleId="NoSpacing">
    <w:name w:val="No Spacing"/>
    <w:uiPriority w:val="1"/>
    <w:qFormat w:val="1"/>
    <w:rPr>
      <w:rFonts w:ascii="Calibri" w:eastAsia="Calibri" w:hAnsi="Calibri"/>
      <w:sz w:val="22"/>
      <w:szCs w:val="22"/>
    </w:rPr>
  </w:style>
  <w:style w:type="paragraph" w:styleId="figure-text0" w:customStyle="1">
    <w:name w:val="&quot;figure-text&quot;"/>
    <w:basedOn w:val="Normal"/>
    <w:pPr>
      <w:spacing w:after="100" w:afterAutospacing="1" w:before="100" w:beforeAutospacing="1"/>
    </w:pPr>
    <w:rPr>
      <w:rFonts w:ascii="Times" w:hAnsi="Times"/>
      <w:sz w:val="20"/>
      <w:szCs w:val="20"/>
    </w:rPr>
  </w:style>
  <w:style w:type="paragraph" w:styleId="Instructions0" w:customStyle="1">
    <w:name w:val="&quot;Instructions&quot;"/>
    <w:basedOn w:val="Normal"/>
    <w:pPr>
      <w:pBdr>
        <w:top w:color="2f5496" w:space="1" w:sz="6" w:val="single"/>
        <w:left w:color="2f5496" w:space="4" w:sz="6" w:val="single"/>
        <w:bottom w:color="2f5496" w:space="1" w:sz="6" w:val="single"/>
        <w:right w:color="2f5496" w:space="4" w:sz="6" w:val="single"/>
      </w:pBdr>
      <w:shd w:color="ffffcc" w:fill="ffffcc" w:val="thinDiagCross"/>
      <w:spacing w:before="120"/>
      <w:ind w:left="284" w:right="284"/>
    </w:pPr>
    <w:rPr>
      <w:rFonts w:ascii="Calibri" w:eastAsia="Calibri" w:hAnsi="Calibri"/>
      <w:i w:val="1"/>
      <w:color w:val="5b9bd5"/>
      <w:szCs w:val="22"/>
      <w:lang w:val="en-CA"/>
    </w:rPr>
  </w:style>
  <w:style w:type="paragraph" w:styleId="figure-text1" w:customStyle="1">
    <w:name w:val="&quot;figure-text&quot;"/>
    <w:basedOn w:val="Normal"/>
    <w:pPr>
      <w:spacing w:after="100" w:afterAutospacing="1" w:before="100" w:beforeAutospacing="1"/>
    </w:pPr>
    <w:rPr>
      <w:rFonts w:ascii="Times" w:hAnsi="Times"/>
      <w:sz w:val="20"/>
      <w:szCs w:val="20"/>
    </w:rPr>
  </w:style>
  <w:style w:type="paragraph" w:styleId="Instructions1" w:customStyle="1">
    <w:name w:val="&quot;Instructions&quot;"/>
    <w:basedOn w:val="Normal"/>
    <w:pPr>
      <w:pBdr>
        <w:top w:color="2f5496" w:space="1" w:sz="6" w:val="single"/>
        <w:left w:color="2f5496" w:space="4" w:sz="6" w:val="single"/>
        <w:bottom w:color="2f5496" w:space="1" w:sz="6" w:val="single"/>
        <w:right w:color="2f5496" w:space="4" w:sz="6" w:val="single"/>
      </w:pBdr>
      <w:shd w:color="ffffcc" w:fill="ffffcc" w:val="thinDiagCross"/>
      <w:spacing w:before="120"/>
      <w:ind w:left="284" w:right="284"/>
    </w:pPr>
    <w:rPr>
      <w:rFonts w:ascii="Calibri" w:eastAsia="Calibri" w:hAnsi="Calibri"/>
      <w:i w:val="1"/>
      <w:color w:val="5b9bd5"/>
      <w:szCs w:val="22"/>
      <w:lang w:val="en-CA"/>
    </w:rPr>
  </w:style>
  <w:style w:type="paragraph" w:styleId="figure-text2" w:customStyle="1">
    <w:name w:val="&quot;figure-text&quot;"/>
    <w:basedOn w:val="Normal"/>
    <w:pPr>
      <w:spacing w:after="100" w:afterAutospacing="1" w:before="100" w:beforeAutospacing="1"/>
    </w:pPr>
    <w:rPr>
      <w:rFonts w:ascii="Times" w:hAnsi="Times"/>
      <w:sz w:val="20"/>
      <w:szCs w:val="20"/>
    </w:rPr>
  </w:style>
  <w:style w:type="paragraph" w:styleId="Instructions2" w:customStyle="1">
    <w:name w:val="&quot;Instructions&quot;"/>
    <w:basedOn w:val="Normal"/>
    <w:pPr>
      <w:pBdr>
        <w:top w:color="2f5496" w:space="1" w:sz="6" w:val="single"/>
        <w:left w:color="2f5496" w:space="4" w:sz="6" w:val="single"/>
        <w:bottom w:color="2f5496" w:space="1" w:sz="6" w:val="single"/>
        <w:right w:color="2f5496" w:space="4" w:sz="6" w:val="single"/>
      </w:pBdr>
      <w:shd w:color="ffffcc" w:fill="ffffcc" w:val="thinDiagCross"/>
      <w:spacing w:before="120"/>
      <w:ind w:left="284" w:right="284"/>
    </w:pPr>
    <w:rPr>
      <w:rFonts w:ascii="Calibri" w:eastAsia="Calibri" w:hAnsi="Calibri"/>
      <w:i w:val="1"/>
      <w:color w:val="5b9bd5"/>
      <w:szCs w:val="22"/>
      <w:lang w:val="en-CA"/>
    </w:rPr>
  </w:style>
  <w:style w:type="table" w:styleId="TableGrid">
    <w:name w:val="Table Grid"/>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0" w:customStyle="1">
    <w:name w:val="TableGrid"/>
    <w:rsid w:val="00470675"/>
    <w:rPr>
      <w:rFonts w:ascii="Calibri" w:hAnsi="Calibri"/>
      <w:sz w:val="22"/>
      <w:szCs w:val="22"/>
    </w:rPr>
    <w:tblPr>
      <w:tblCellMar>
        <w:top w:w="0.0" w:type="dxa"/>
        <w:left w:w="0.0" w:type="dxa"/>
        <w:bottom w:w="0.0" w:type="dxa"/>
        <w:right w:w="0.0" w:type="dxa"/>
      </w:tblCellMar>
    </w:tblPr>
  </w:style>
  <w:style w:type="paragraph" w:styleId="Caption">
    <w:name w:val="caption"/>
    <w:basedOn w:val="Normal"/>
    <w:next w:val="Normal"/>
    <w:uiPriority w:val="35"/>
    <w:unhideWhenUsed w:val="1"/>
    <w:qFormat w:val="1"/>
    <w:rsid w:val="00470675"/>
    <w:pPr>
      <w:spacing w:after="200"/>
    </w:pPr>
    <w:rPr>
      <w:rFonts w:ascii="Calibri" w:eastAsia="Calibri" w:hAnsi="Calibri"/>
      <w:i w:val="1"/>
      <w:iCs w:val="1"/>
      <w:color w:val="44546a"/>
      <w:sz w:val="18"/>
      <w:szCs w:val="18"/>
    </w:rPr>
  </w:style>
  <w:style w:type="character" w:styleId="BodyTextChar" w:customStyle="1">
    <w:name w:val="Body Text Char"/>
    <w:basedOn w:val="DefaultParagraphFont"/>
    <w:link w:val="BodyText"/>
    <w:rsid w:val="00786DE1"/>
    <w:rPr>
      <w:sz w:val="24"/>
      <w:szCs w:val="24"/>
    </w:rPr>
  </w:style>
  <w:style w:type="character" w:styleId="IntenseReference">
    <w:name w:val="Intense Reference"/>
    <w:basedOn w:val="DefaultParagraphFont"/>
    <w:uiPriority w:val="32"/>
    <w:qFormat w:val="1"/>
    <w:rsid w:val="003522CE"/>
    <w:rPr>
      <w:b w:val="1"/>
      <w:bCs w:val="1"/>
      <w:smallCaps w:val="1"/>
      <w:color w:val="5b9bd5" w:themeColor="accent1"/>
      <w:spacing w:val="5"/>
    </w:rPr>
  </w:style>
  <w:style w:type="table" w:styleId="PlainTable1">
    <w:name w:val="Plain Table 1"/>
    <w:basedOn w:val="TableNormal"/>
    <w:uiPriority w:val="41"/>
    <w:rsid w:val="0046695E"/>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keepNext w:val="1"/>
      <w:spacing w:after="60" w:before="240" w:lineRule="auto"/>
      <w:jc w:val="both"/>
    </w:pPr>
    <w:rPr>
      <w:rFonts w:ascii="Verdana" w:cs="Verdana" w:eastAsia="Verdana" w:hAnsi="Verdana"/>
      <w:b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rPr>
      <w:rFonts w:ascii="Calibri" w:cs="Calibri" w:eastAsia="Calibri" w:hAnsi="Calibri"/>
      <w:sz w:val="22"/>
      <w:szCs w:val="22"/>
    </w:rPr>
    <w:tblPr>
      <w:tblStyleRowBandSize w:val="1"/>
      <w:tblStyleColBandSize w:val="1"/>
      <w:tblCellMar>
        <w:top w:w="8.0" w:type="dxa"/>
        <w:left w:w="108.0" w:type="dxa"/>
        <w:bottom w:w="0.0" w:type="dxa"/>
        <w:right w:w="67.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rPr>
      <w:rFonts w:ascii="Calibri" w:cs="Calibri" w:eastAsia="Calibri" w:hAnsi="Calibri"/>
      <w:sz w:val="22"/>
      <w:szCs w:val="22"/>
    </w:rPr>
    <w:tblPr>
      <w:tblStyleRowBandSize w:val="1"/>
      <w:tblStyleColBandSize w:val="1"/>
      <w:tblCellMar>
        <w:top w:w="8.0" w:type="dxa"/>
        <w:left w:w="108.0" w:type="dxa"/>
        <w:bottom w:w="0.0" w:type="dxa"/>
        <w:right w:w="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7.png"/><Relationship Id="rId24" Type="http://schemas.openxmlformats.org/officeDocument/2006/relationships/image" Target="media/image1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6" Type="http://schemas.openxmlformats.org/officeDocument/2006/relationships/image" Target="media/image5.png"/><Relationship Id="rId25" Type="http://schemas.openxmlformats.org/officeDocument/2006/relationships/image" Target="media/image18.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jpg"/><Relationship Id="rId8" Type="http://schemas.openxmlformats.org/officeDocument/2006/relationships/image" Target="media/image9.png"/><Relationship Id="rId11" Type="http://schemas.openxmlformats.org/officeDocument/2006/relationships/image" Target="media/image13.jpg"/><Relationship Id="rId10" Type="http://schemas.openxmlformats.org/officeDocument/2006/relationships/image" Target="media/image6.jpg"/><Relationship Id="rId13" Type="http://schemas.openxmlformats.org/officeDocument/2006/relationships/image" Target="media/image14.png"/><Relationship Id="rId12" Type="http://schemas.openxmlformats.org/officeDocument/2006/relationships/image" Target="media/image20.png"/><Relationship Id="rId15" Type="http://schemas.openxmlformats.org/officeDocument/2006/relationships/image" Target="media/image2.png"/><Relationship Id="rId14" Type="http://schemas.openxmlformats.org/officeDocument/2006/relationships/image" Target="media/image19.png"/><Relationship Id="rId17" Type="http://schemas.openxmlformats.org/officeDocument/2006/relationships/image" Target="media/image3.png"/><Relationship Id="rId16" Type="http://schemas.openxmlformats.org/officeDocument/2006/relationships/image" Target="media/image11.png"/><Relationship Id="rId19" Type="http://schemas.openxmlformats.org/officeDocument/2006/relationships/image" Target="media/image1.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ArialBlack-regular.ttf"/><Relationship Id="rId4" Type="http://schemas.openxmlformats.org/officeDocument/2006/relationships/font" Target="fonts/MerriweatherBlack-bold.ttf"/><Relationship Id="rId9" Type="http://schemas.openxmlformats.org/officeDocument/2006/relationships/font" Target="fonts/Merriweather-boldItalic.ttf"/><Relationship Id="rId5" Type="http://schemas.openxmlformats.org/officeDocument/2006/relationships/font" Target="fonts/MerriweatherBlack-boldItalic.ttf"/><Relationship Id="rId6" Type="http://schemas.openxmlformats.org/officeDocument/2006/relationships/font" Target="fonts/Merriweather-regular.ttf"/><Relationship Id="rId7" Type="http://schemas.openxmlformats.org/officeDocument/2006/relationships/font" Target="fonts/Merriweather-bold.ttf"/><Relationship Id="rId8" Type="http://schemas.openxmlformats.org/officeDocument/2006/relationships/font" Target="fonts/Merriweather-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enYOMuNi3CjjYQduSyjsySKzvg==">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2022-01-09T14:33:00Z</dcterms:created>
  <dc:creator>Talha Javed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9dda736ed52b4432bc9ad5f092a55fa4</vt:lpwstr>
  </property>
</Properties>
</file>